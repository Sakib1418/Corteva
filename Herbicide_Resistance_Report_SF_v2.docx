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105" w:type="dxa"/>
        <w:tblLayout w:type="fixed"/>
        <w:tblLook w:val="0000" w:firstRow="0" w:lastRow="0" w:firstColumn="0" w:lastColumn="0" w:noHBand="0" w:noVBand="0"/>
      </w:tblPr>
      <w:tblGrid>
        <w:gridCol w:w="2970"/>
        <w:gridCol w:w="3210"/>
        <w:gridCol w:w="2715"/>
      </w:tblGrid>
      <w:tr w:rsidR="34D498B9" w14:paraId="76EE1622" w14:textId="77777777" w:rsidTr="34D498B9">
        <w:trPr>
          <w:trHeight w:val="975"/>
        </w:trPr>
        <w:tc>
          <w:tcPr>
            <w:tcW w:w="8895" w:type="dxa"/>
            <w:gridSpan w:val="3"/>
            <w:tcBorders>
              <w:top w:val="single" w:sz="6" w:space="0" w:color="auto"/>
              <w:left w:val="single" w:sz="6" w:space="0" w:color="auto"/>
              <w:bottom w:val="single" w:sz="6" w:space="0" w:color="auto"/>
              <w:right w:val="single" w:sz="6" w:space="0" w:color="auto"/>
            </w:tcBorders>
          </w:tcPr>
          <w:p w14:paraId="03C694FB" w14:textId="6509A28A" w:rsidR="34D498B9" w:rsidRDefault="34D498B9" w:rsidP="34D498B9">
            <w:pPr>
              <w:spacing w:before="211" w:after="211" w:line="259" w:lineRule="auto"/>
              <w:ind w:left="8" w:right="45" w:hanging="8"/>
              <w:jc w:val="center"/>
              <w:rPr>
                <w:rFonts w:ascii="Calibri" w:eastAsia="Calibri" w:hAnsi="Calibri" w:cs="Calibri"/>
                <w:sz w:val="28"/>
                <w:szCs w:val="28"/>
              </w:rPr>
            </w:pPr>
            <w:bookmarkStart w:id="2" w:name="_Hlk515222617"/>
            <w:bookmarkEnd w:id="2"/>
            <w:r w:rsidRPr="34D498B9">
              <w:rPr>
                <w:rFonts w:ascii="Calibri" w:eastAsia="Calibri" w:hAnsi="Calibri" w:cs="Calibri"/>
                <w:b/>
                <w:bCs/>
                <w:sz w:val="28"/>
                <w:szCs w:val="28"/>
              </w:rPr>
              <w:t>Research and Development Report</w:t>
            </w:r>
          </w:p>
          <w:p w14:paraId="701104D9" w14:textId="7A9B8AD8" w:rsidR="34D498B9" w:rsidRDefault="34D498B9" w:rsidP="34D498B9">
            <w:pPr>
              <w:spacing w:before="211" w:after="211" w:line="259" w:lineRule="auto"/>
              <w:ind w:left="8" w:right="45" w:hanging="8"/>
              <w:jc w:val="center"/>
              <w:rPr>
                <w:rFonts w:ascii="Calibri" w:eastAsia="Calibri" w:hAnsi="Calibri" w:cs="Calibri"/>
                <w:color w:val="006600"/>
                <w:sz w:val="32"/>
                <w:szCs w:val="32"/>
              </w:rPr>
            </w:pPr>
            <w:r w:rsidRPr="34D498B9">
              <w:rPr>
                <w:rFonts w:ascii="Calibri" w:eastAsia="Calibri" w:hAnsi="Calibri" w:cs="Calibri"/>
                <w:b/>
                <w:bCs/>
                <w:color w:val="006600"/>
                <w:sz w:val="32"/>
                <w:szCs w:val="32"/>
              </w:rPr>
              <w:t>Corteva Agriscience</w:t>
            </w:r>
          </w:p>
        </w:tc>
      </w:tr>
      <w:tr w:rsidR="34D498B9" w14:paraId="551DB005" w14:textId="77777777" w:rsidTr="34D498B9">
        <w:tc>
          <w:tcPr>
            <w:tcW w:w="8895" w:type="dxa"/>
            <w:gridSpan w:val="3"/>
            <w:tcBorders>
              <w:top w:val="single" w:sz="6" w:space="0" w:color="auto"/>
              <w:left w:val="single" w:sz="6" w:space="0" w:color="auto"/>
              <w:bottom w:val="single" w:sz="6" w:space="0" w:color="auto"/>
              <w:right w:val="single" w:sz="6" w:space="0" w:color="auto"/>
            </w:tcBorders>
            <w:shd w:val="clear" w:color="auto" w:fill="CCCCCC"/>
          </w:tcPr>
          <w:p w14:paraId="305388EE" w14:textId="1AC3EEDB" w:rsidR="34D498B9" w:rsidRDefault="34D498B9" w:rsidP="34D498B9">
            <w:pPr>
              <w:spacing w:after="190" w:line="259" w:lineRule="auto"/>
              <w:ind w:left="8" w:right="45" w:hanging="8"/>
              <w:rPr>
                <w:rFonts w:ascii="Calibri" w:eastAsia="Calibri" w:hAnsi="Calibri" w:cs="Calibri"/>
                <w:sz w:val="22"/>
                <w:szCs w:val="22"/>
              </w:rPr>
            </w:pPr>
            <w:r w:rsidRPr="34D498B9">
              <w:rPr>
                <w:rFonts w:ascii="Calibri" w:eastAsia="Calibri" w:hAnsi="Calibri" w:cs="Calibri"/>
                <w:b/>
                <w:bCs/>
                <w:i/>
                <w:iCs/>
                <w:sz w:val="22"/>
                <w:szCs w:val="22"/>
              </w:rPr>
              <w:t>Title</w:t>
            </w:r>
          </w:p>
        </w:tc>
      </w:tr>
      <w:tr w:rsidR="34D498B9" w14:paraId="5FA819F8" w14:textId="77777777" w:rsidTr="34D498B9">
        <w:trPr>
          <w:trHeight w:val="675"/>
        </w:trPr>
        <w:tc>
          <w:tcPr>
            <w:tcW w:w="8895" w:type="dxa"/>
            <w:gridSpan w:val="3"/>
            <w:tcBorders>
              <w:top w:val="single" w:sz="6" w:space="0" w:color="auto"/>
              <w:left w:val="single" w:sz="6" w:space="0" w:color="auto"/>
              <w:bottom w:val="single" w:sz="6" w:space="0" w:color="auto"/>
              <w:right w:val="single" w:sz="6" w:space="0" w:color="auto"/>
            </w:tcBorders>
            <w:vAlign w:val="center"/>
          </w:tcPr>
          <w:p w14:paraId="7E630ECB" w14:textId="3DF36C78" w:rsidR="34D498B9" w:rsidRDefault="002179AF" w:rsidP="00AE1FD8">
            <w:pPr>
              <w:jc w:val="center"/>
            </w:pPr>
            <w:ins w:id="3" w:author="Cryer, Steve" w:date="2023-07-18T13:08:00Z">
              <w:r>
                <w:rPr>
                  <w:color w:val="000000"/>
                </w:rPr>
                <w:t>Novel programming pipeline for Herbicide Resistance Prediction</w:t>
              </w:r>
            </w:ins>
          </w:p>
        </w:tc>
      </w:tr>
      <w:tr w:rsidR="34D498B9" w14:paraId="1717C13C" w14:textId="77777777" w:rsidTr="34D498B9">
        <w:tc>
          <w:tcPr>
            <w:tcW w:w="8895" w:type="dxa"/>
            <w:gridSpan w:val="3"/>
            <w:tcBorders>
              <w:top w:val="single" w:sz="6" w:space="0" w:color="auto"/>
              <w:left w:val="single" w:sz="6" w:space="0" w:color="auto"/>
              <w:bottom w:val="single" w:sz="6" w:space="0" w:color="auto"/>
              <w:right w:val="single" w:sz="6" w:space="0" w:color="auto"/>
            </w:tcBorders>
            <w:shd w:val="clear" w:color="auto" w:fill="CCCCCC"/>
          </w:tcPr>
          <w:p w14:paraId="22F482BE" w14:textId="3CBC240B" w:rsidR="34D498B9" w:rsidRDefault="34D498B9" w:rsidP="34D498B9">
            <w:pPr>
              <w:spacing w:after="190" w:line="259" w:lineRule="auto"/>
              <w:ind w:left="8" w:right="45" w:hanging="8"/>
              <w:rPr>
                <w:rFonts w:ascii="Calibri" w:eastAsia="Calibri" w:hAnsi="Calibri" w:cs="Calibri"/>
                <w:sz w:val="22"/>
                <w:szCs w:val="22"/>
              </w:rPr>
            </w:pPr>
            <w:r w:rsidRPr="34D498B9">
              <w:rPr>
                <w:rFonts w:ascii="Calibri" w:eastAsia="Calibri" w:hAnsi="Calibri" w:cs="Calibri"/>
                <w:b/>
                <w:bCs/>
                <w:i/>
                <w:iCs/>
                <w:sz w:val="22"/>
                <w:szCs w:val="22"/>
              </w:rPr>
              <w:t xml:space="preserve">Author(s) and </w:t>
            </w:r>
            <w:proofErr w:type="spellStart"/>
            <w:r w:rsidRPr="34D498B9">
              <w:rPr>
                <w:rFonts w:ascii="Calibri" w:eastAsia="Calibri" w:hAnsi="Calibri" w:cs="Calibri"/>
                <w:b/>
                <w:bCs/>
                <w:i/>
                <w:iCs/>
                <w:sz w:val="22"/>
                <w:szCs w:val="22"/>
              </w:rPr>
              <w:t>Userid</w:t>
            </w:r>
            <w:proofErr w:type="spellEnd"/>
            <w:r w:rsidRPr="34D498B9">
              <w:rPr>
                <w:rFonts w:ascii="Calibri" w:eastAsia="Calibri" w:hAnsi="Calibri" w:cs="Calibri"/>
                <w:b/>
                <w:bCs/>
                <w:i/>
                <w:iCs/>
                <w:sz w:val="22"/>
                <w:szCs w:val="22"/>
              </w:rPr>
              <w:t>(s)</w:t>
            </w:r>
          </w:p>
        </w:tc>
      </w:tr>
      <w:tr w:rsidR="34D498B9" w14:paraId="72C38175" w14:textId="77777777" w:rsidTr="34D498B9">
        <w:trPr>
          <w:trHeight w:val="420"/>
        </w:trPr>
        <w:tc>
          <w:tcPr>
            <w:tcW w:w="8895" w:type="dxa"/>
            <w:gridSpan w:val="3"/>
            <w:tcBorders>
              <w:top w:val="single" w:sz="6" w:space="0" w:color="auto"/>
              <w:left w:val="single" w:sz="6" w:space="0" w:color="auto"/>
              <w:bottom w:val="single" w:sz="6" w:space="0" w:color="auto"/>
              <w:right w:val="single" w:sz="6" w:space="0" w:color="auto"/>
            </w:tcBorders>
            <w:vAlign w:val="center"/>
          </w:tcPr>
          <w:p w14:paraId="1AA7BE8C" w14:textId="26512E59" w:rsidR="34D498B9" w:rsidRDefault="007005C8" w:rsidP="34D498B9">
            <w:pPr>
              <w:spacing w:after="190" w:line="259" w:lineRule="auto"/>
              <w:ind w:left="8" w:right="45" w:hanging="8"/>
            </w:pPr>
            <w:r w:rsidRPr="002179AF">
              <w:rPr>
                <w:rPrChange w:id="4" w:author="Cryer, Steve" w:date="2023-07-18T13:08:00Z">
                  <w:rPr>
                    <w:sz w:val="22"/>
                    <w:szCs w:val="22"/>
                  </w:rPr>
                </w:rPrChange>
              </w:rPr>
              <w:t>Sakib Ferdous (</w:t>
            </w:r>
            <w:proofErr w:type="spellStart"/>
            <w:r w:rsidRPr="002179AF">
              <w:rPr>
                <w:rPrChange w:id="5" w:author="Cryer, Steve" w:date="2023-07-18T13:08:00Z">
                  <w:rPr>
                    <w:sz w:val="22"/>
                    <w:szCs w:val="22"/>
                  </w:rPr>
                </w:rPrChange>
              </w:rPr>
              <w:t>kew523</w:t>
            </w:r>
            <w:proofErr w:type="spellEnd"/>
            <w:r w:rsidRPr="002179AF">
              <w:rPr>
                <w:rPrChange w:id="6" w:author="Cryer, Steve" w:date="2023-07-18T13:08:00Z">
                  <w:rPr>
                    <w:sz w:val="22"/>
                    <w:szCs w:val="22"/>
                  </w:rPr>
                </w:rPrChange>
              </w:rPr>
              <w:t>),</w:t>
            </w:r>
            <w:r>
              <w:rPr>
                <w:sz w:val="22"/>
                <w:szCs w:val="22"/>
              </w:rPr>
              <w:t xml:space="preserve"> </w:t>
            </w:r>
            <w:r w:rsidR="34D498B9" w:rsidRPr="34D498B9">
              <w:rPr>
                <w:sz w:val="22"/>
                <w:szCs w:val="22"/>
              </w:rPr>
              <w:t>St</w:t>
            </w:r>
            <w:r w:rsidR="50C7F759">
              <w:t>even A. Cryer (</w:t>
            </w:r>
            <w:proofErr w:type="spellStart"/>
            <w:r w:rsidR="50C7F759">
              <w:t>lz0760</w:t>
            </w:r>
            <w:proofErr w:type="spellEnd"/>
            <w:r w:rsidR="50C7F759">
              <w:t>)</w:t>
            </w:r>
          </w:p>
        </w:tc>
      </w:tr>
      <w:tr w:rsidR="34D498B9" w14:paraId="3BFF1CBC" w14:textId="77777777" w:rsidTr="34D498B9">
        <w:tc>
          <w:tcPr>
            <w:tcW w:w="8895" w:type="dxa"/>
            <w:gridSpan w:val="3"/>
            <w:tcBorders>
              <w:top w:val="single" w:sz="6" w:space="0" w:color="auto"/>
              <w:left w:val="single" w:sz="6" w:space="0" w:color="auto"/>
              <w:bottom w:val="single" w:sz="6" w:space="0" w:color="auto"/>
              <w:right w:val="single" w:sz="6" w:space="0" w:color="auto"/>
            </w:tcBorders>
            <w:shd w:val="clear" w:color="auto" w:fill="CCCCCC"/>
          </w:tcPr>
          <w:p w14:paraId="357643DE" w14:textId="14D47895" w:rsidR="34D498B9" w:rsidRDefault="34D498B9" w:rsidP="34D498B9">
            <w:pPr>
              <w:spacing w:after="190" w:line="259" w:lineRule="auto"/>
              <w:ind w:left="8" w:right="45" w:hanging="8"/>
              <w:rPr>
                <w:rFonts w:ascii="Calibri" w:eastAsia="Calibri" w:hAnsi="Calibri" w:cs="Calibri"/>
                <w:sz w:val="22"/>
                <w:szCs w:val="22"/>
              </w:rPr>
            </w:pPr>
            <w:r w:rsidRPr="34D498B9">
              <w:rPr>
                <w:rFonts w:ascii="Calibri" w:eastAsia="Calibri" w:hAnsi="Calibri" w:cs="Calibri"/>
                <w:b/>
                <w:bCs/>
                <w:i/>
                <w:iCs/>
                <w:sz w:val="22"/>
                <w:szCs w:val="22"/>
              </w:rPr>
              <w:t xml:space="preserve">Reviewer(s) and </w:t>
            </w:r>
            <w:proofErr w:type="spellStart"/>
            <w:r w:rsidRPr="34D498B9">
              <w:rPr>
                <w:rFonts w:ascii="Calibri" w:eastAsia="Calibri" w:hAnsi="Calibri" w:cs="Calibri"/>
                <w:b/>
                <w:bCs/>
                <w:i/>
                <w:iCs/>
                <w:sz w:val="22"/>
                <w:szCs w:val="22"/>
              </w:rPr>
              <w:t>Userid</w:t>
            </w:r>
            <w:proofErr w:type="spellEnd"/>
            <w:r w:rsidRPr="34D498B9">
              <w:rPr>
                <w:rFonts w:ascii="Calibri" w:eastAsia="Calibri" w:hAnsi="Calibri" w:cs="Calibri"/>
                <w:b/>
                <w:bCs/>
                <w:i/>
                <w:iCs/>
                <w:sz w:val="22"/>
                <w:szCs w:val="22"/>
              </w:rPr>
              <w:t>(s)</w:t>
            </w:r>
          </w:p>
        </w:tc>
      </w:tr>
      <w:tr w:rsidR="34D498B9" w14:paraId="5B7F3F24" w14:textId="77777777" w:rsidTr="34D498B9">
        <w:trPr>
          <w:trHeight w:val="420"/>
        </w:trPr>
        <w:tc>
          <w:tcPr>
            <w:tcW w:w="8895" w:type="dxa"/>
            <w:gridSpan w:val="3"/>
            <w:tcBorders>
              <w:top w:val="single" w:sz="6" w:space="0" w:color="auto"/>
              <w:left w:val="single" w:sz="6" w:space="0" w:color="auto"/>
              <w:bottom w:val="single" w:sz="6" w:space="0" w:color="auto"/>
              <w:right w:val="single" w:sz="6" w:space="0" w:color="auto"/>
            </w:tcBorders>
            <w:vAlign w:val="center"/>
          </w:tcPr>
          <w:p w14:paraId="6D835EE5" w14:textId="78CE2043" w:rsidR="5CA22955" w:rsidRDefault="5CA22955" w:rsidP="34D498B9">
            <w:pPr>
              <w:spacing w:after="190" w:line="259" w:lineRule="auto"/>
              <w:ind w:left="8" w:right="45" w:hanging="8"/>
            </w:pPr>
            <w:r w:rsidRPr="34D498B9">
              <w:rPr>
                <w:sz w:val="22"/>
                <w:szCs w:val="22"/>
              </w:rPr>
              <w:t>N</w:t>
            </w:r>
            <w:r>
              <w:t>avin Elango (</w:t>
            </w:r>
            <w:proofErr w:type="spellStart"/>
            <w:r>
              <w:t>wo8834</w:t>
            </w:r>
            <w:proofErr w:type="spellEnd"/>
            <w:r>
              <w:t>)</w:t>
            </w:r>
            <w:ins w:id="7" w:author="Cryer, Steve" w:date="2023-07-19T07:33:00Z">
              <w:r w:rsidR="00CE54C3">
                <w:t xml:space="preserve"> or </w:t>
              </w:r>
            </w:ins>
            <w:ins w:id="8" w:author="Cryer, Steve" w:date="2023-07-19T07:53:00Z">
              <w:r w:rsidR="00A0215F">
                <w:t>Hudson Takano</w:t>
              </w:r>
            </w:ins>
          </w:p>
        </w:tc>
      </w:tr>
      <w:tr w:rsidR="34D498B9" w14:paraId="09C00FD3" w14:textId="77777777" w:rsidTr="34D498B9">
        <w:tc>
          <w:tcPr>
            <w:tcW w:w="2970" w:type="dxa"/>
            <w:tcBorders>
              <w:top w:val="single" w:sz="6" w:space="0" w:color="auto"/>
              <w:left w:val="single" w:sz="6" w:space="0" w:color="auto"/>
              <w:bottom w:val="single" w:sz="6" w:space="0" w:color="auto"/>
              <w:right w:val="single" w:sz="6" w:space="0" w:color="auto"/>
            </w:tcBorders>
            <w:shd w:val="clear" w:color="auto" w:fill="CCCCCC"/>
          </w:tcPr>
          <w:p w14:paraId="2C6EA37A" w14:textId="22D8DE36" w:rsidR="34D498B9" w:rsidRDefault="34D498B9" w:rsidP="34D498B9">
            <w:pPr>
              <w:spacing w:after="190" w:line="259" w:lineRule="auto"/>
              <w:ind w:left="8" w:right="45" w:hanging="8"/>
              <w:rPr>
                <w:rFonts w:ascii="Calibri" w:eastAsia="Calibri" w:hAnsi="Calibri" w:cs="Calibri"/>
                <w:sz w:val="22"/>
                <w:szCs w:val="22"/>
              </w:rPr>
            </w:pPr>
            <w:r w:rsidRPr="34D498B9">
              <w:rPr>
                <w:rFonts w:ascii="Calibri" w:eastAsia="Calibri" w:hAnsi="Calibri" w:cs="Calibri"/>
                <w:b/>
                <w:bCs/>
                <w:i/>
                <w:iCs/>
                <w:sz w:val="22"/>
                <w:szCs w:val="22"/>
              </w:rPr>
              <w:t>Department</w:t>
            </w:r>
          </w:p>
        </w:tc>
        <w:tc>
          <w:tcPr>
            <w:tcW w:w="3210" w:type="dxa"/>
            <w:tcBorders>
              <w:top w:val="single" w:sz="6" w:space="0" w:color="auto"/>
              <w:left w:val="single" w:sz="6" w:space="0" w:color="auto"/>
              <w:bottom w:val="single" w:sz="6" w:space="0" w:color="auto"/>
              <w:right w:val="single" w:sz="6" w:space="0" w:color="auto"/>
            </w:tcBorders>
            <w:shd w:val="clear" w:color="auto" w:fill="CCCCCC"/>
          </w:tcPr>
          <w:p w14:paraId="7C87AEAC" w14:textId="507B9518" w:rsidR="34D498B9" w:rsidRDefault="34D498B9" w:rsidP="34D498B9">
            <w:pPr>
              <w:spacing w:after="190" w:line="259" w:lineRule="auto"/>
              <w:ind w:left="8" w:right="45" w:hanging="8"/>
              <w:rPr>
                <w:rFonts w:ascii="Calibri" w:eastAsia="Calibri" w:hAnsi="Calibri" w:cs="Calibri"/>
                <w:sz w:val="22"/>
                <w:szCs w:val="22"/>
              </w:rPr>
            </w:pPr>
            <w:r w:rsidRPr="34D498B9">
              <w:rPr>
                <w:rFonts w:ascii="Calibri" w:eastAsia="Calibri" w:hAnsi="Calibri" w:cs="Calibri"/>
                <w:b/>
                <w:bCs/>
                <w:i/>
                <w:iCs/>
                <w:sz w:val="22"/>
                <w:szCs w:val="22"/>
              </w:rPr>
              <w:t>Location (City, State, Country)</w:t>
            </w:r>
          </w:p>
        </w:tc>
        <w:tc>
          <w:tcPr>
            <w:tcW w:w="2715" w:type="dxa"/>
            <w:tcBorders>
              <w:top w:val="single" w:sz="6" w:space="0" w:color="auto"/>
              <w:left w:val="single" w:sz="6" w:space="0" w:color="auto"/>
              <w:bottom w:val="single" w:sz="6" w:space="0" w:color="auto"/>
              <w:right w:val="single" w:sz="6" w:space="0" w:color="auto"/>
            </w:tcBorders>
            <w:shd w:val="clear" w:color="auto" w:fill="CCCCCC"/>
          </w:tcPr>
          <w:p w14:paraId="35760026" w14:textId="037DD47C" w:rsidR="34D498B9" w:rsidRDefault="34D498B9" w:rsidP="34D498B9">
            <w:pPr>
              <w:spacing w:after="190" w:line="259" w:lineRule="auto"/>
              <w:ind w:left="8" w:right="45" w:hanging="8"/>
              <w:rPr>
                <w:rFonts w:ascii="Calibri" w:eastAsia="Calibri" w:hAnsi="Calibri" w:cs="Calibri"/>
                <w:sz w:val="22"/>
                <w:szCs w:val="22"/>
              </w:rPr>
            </w:pPr>
            <w:r w:rsidRPr="34D498B9">
              <w:rPr>
                <w:rFonts w:ascii="Calibri" w:eastAsia="Calibri" w:hAnsi="Calibri" w:cs="Calibri"/>
                <w:b/>
                <w:bCs/>
                <w:i/>
                <w:iCs/>
                <w:sz w:val="22"/>
                <w:szCs w:val="22"/>
              </w:rPr>
              <w:t>Report Number</w:t>
            </w:r>
          </w:p>
        </w:tc>
      </w:tr>
      <w:tr w:rsidR="34D498B9" w14:paraId="351068CF" w14:textId="77777777" w:rsidTr="34D498B9">
        <w:trPr>
          <w:trHeight w:val="420"/>
        </w:trPr>
        <w:tc>
          <w:tcPr>
            <w:tcW w:w="2970" w:type="dxa"/>
            <w:tcBorders>
              <w:top w:val="single" w:sz="6" w:space="0" w:color="auto"/>
              <w:left w:val="single" w:sz="6" w:space="0" w:color="auto"/>
              <w:bottom w:val="single" w:sz="6" w:space="0" w:color="auto"/>
              <w:right w:val="single" w:sz="6" w:space="0" w:color="auto"/>
            </w:tcBorders>
            <w:vAlign w:val="center"/>
          </w:tcPr>
          <w:p w14:paraId="269CC6C9" w14:textId="36CDA06E" w:rsidR="4EC290B5" w:rsidRDefault="4EC290B5" w:rsidP="34D498B9">
            <w:pPr>
              <w:spacing w:after="190" w:line="259" w:lineRule="auto"/>
              <w:ind w:left="8" w:right="45" w:hanging="8"/>
              <w:rPr>
                <w:sz w:val="22"/>
                <w:szCs w:val="22"/>
              </w:rPr>
            </w:pPr>
            <w:proofErr w:type="spellStart"/>
            <w:r w:rsidRPr="34D498B9">
              <w:rPr>
                <w:sz w:val="22"/>
                <w:szCs w:val="22"/>
              </w:rPr>
              <w:t>FSD</w:t>
            </w:r>
            <w:proofErr w:type="spellEnd"/>
          </w:p>
        </w:tc>
        <w:tc>
          <w:tcPr>
            <w:tcW w:w="3210" w:type="dxa"/>
            <w:tcBorders>
              <w:top w:val="single" w:sz="6" w:space="0" w:color="auto"/>
              <w:left w:val="single" w:sz="6" w:space="0" w:color="auto"/>
              <w:bottom w:val="single" w:sz="6" w:space="0" w:color="auto"/>
              <w:right w:val="single" w:sz="6" w:space="0" w:color="auto"/>
            </w:tcBorders>
            <w:vAlign w:val="center"/>
          </w:tcPr>
          <w:p w14:paraId="6EBE130F" w14:textId="6E691B62" w:rsidR="34D498B9" w:rsidRDefault="34D498B9" w:rsidP="34D498B9">
            <w:pPr>
              <w:spacing w:after="190" w:line="259" w:lineRule="auto"/>
              <w:ind w:left="8" w:right="45" w:hanging="8"/>
              <w:rPr>
                <w:sz w:val="22"/>
                <w:szCs w:val="22"/>
              </w:rPr>
            </w:pPr>
            <w:r w:rsidRPr="34D498B9">
              <w:rPr>
                <w:sz w:val="22"/>
                <w:szCs w:val="22"/>
              </w:rPr>
              <w:t>Indianapolis, IN</w:t>
            </w:r>
          </w:p>
        </w:tc>
        <w:tc>
          <w:tcPr>
            <w:tcW w:w="2715" w:type="dxa"/>
            <w:tcBorders>
              <w:top w:val="single" w:sz="6" w:space="0" w:color="auto"/>
              <w:left w:val="single" w:sz="6" w:space="0" w:color="auto"/>
              <w:bottom w:val="single" w:sz="6" w:space="0" w:color="auto"/>
              <w:right w:val="single" w:sz="6" w:space="0" w:color="auto"/>
            </w:tcBorders>
            <w:vAlign w:val="center"/>
          </w:tcPr>
          <w:p w14:paraId="50481F01" w14:textId="7666055B" w:rsidR="34D498B9" w:rsidRDefault="34D498B9" w:rsidP="34D498B9">
            <w:pPr>
              <w:rPr>
                <w:rFonts w:ascii="Calibri" w:eastAsia="Calibri" w:hAnsi="Calibri" w:cs="Calibri"/>
                <w:sz w:val="22"/>
                <w:szCs w:val="22"/>
              </w:rPr>
            </w:pPr>
          </w:p>
        </w:tc>
      </w:tr>
      <w:tr w:rsidR="34D498B9" w14:paraId="24A84731" w14:textId="77777777" w:rsidTr="34D498B9">
        <w:tc>
          <w:tcPr>
            <w:tcW w:w="6180" w:type="dxa"/>
            <w:gridSpan w:val="2"/>
            <w:tcBorders>
              <w:top w:val="single" w:sz="6" w:space="0" w:color="auto"/>
              <w:left w:val="single" w:sz="6" w:space="0" w:color="auto"/>
              <w:bottom w:val="single" w:sz="6" w:space="0" w:color="auto"/>
              <w:right w:val="single" w:sz="6" w:space="0" w:color="auto"/>
            </w:tcBorders>
            <w:shd w:val="clear" w:color="auto" w:fill="CCCCCC"/>
          </w:tcPr>
          <w:p w14:paraId="1ACF598F" w14:textId="634491F5" w:rsidR="34D498B9" w:rsidRDefault="34D498B9" w:rsidP="34D498B9">
            <w:pPr>
              <w:spacing w:after="190" w:line="259" w:lineRule="auto"/>
              <w:ind w:left="8" w:right="45" w:hanging="8"/>
              <w:rPr>
                <w:rFonts w:ascii="Calibri" w:eastAsia="Calibri" w:hAnsi="Calibri" w:cs="Calibri"/>
                <w:sz w:val="22"/>
                <w:szCs w:val="22"/>
              </w:rPr>
            </w:pPr>
            <w:r w:rsidRPr="34D498B9">
              <w:rPr>
                <w:rFonts w:ascii="Calibri" w:eastAsia="Calibri" w:hAnsi="Calibri" w:cs="Calibri"/>
                <w:b/>
                <w:bCs/>
                <w:i/>
                <w:iCs/>
                <w:sz w:val="22"/>
                <w:szCs w:val="22"/>
              </w:rPr>
              <w:t>Lab Notebook(s)</w:t>
            </w:r>
          </w:p>
        </w:tc>
        <w:tc>
          <w:tcPr>
            <w:tcW w:w="2715" w:type="dxa"/>
            <w:tcBorders>
              <w:top w:val="single" w:sz="6" w:space="0" w:color="auto"/>
              <w:left w:val="single" w:sz="6" w:space="0" w:color="auto"/>
              <w:bottom w:val="single" w:sz="6" w:space="0" w:color="auto"/>
              <w:right w:val="single" w:sz="6" w:space="0" w:color="auto"/>
            </w:tcBorders>
            <w:shd w:val="clear" w:color="auto" w:fill="CCCCCC"/>
          </w:tcPr>
          <w:p w14:paraId="7FAD185C" w14:textId="063A3B6E" w:rsidR="34D498B9" w:rsidRDefault="34D498B9" w:rsidP="34D498B9">
            <w:pPr>
              <w:spacing w:after="190" w:line="259" w:lineRule="auto"/>
              <w:ind w:left="8" w:right="45" w:hanging="8"/>
              <w:rPr>
                <w:rFonts w:ascii="Calibri" w:eastAsia="Calibri" w:hAnsi="Calibri" w:cs="Calibri"/>
                <w:sz w:val="22"/>
                <w:szCs w:val="22"/>
              </w:rPr>
            </w:pPr>
            <w:r w:rsidRPr="34D498B9">
              <w:rPr>
                <w:rFonts w:ascii="Calibri" w:eastAsia="Calibri" w:hAnsi="Calibri" w:cs="Calibri"/>
                <w:b/>
                <w:bCs/>
                <w:i/>
                <w:iCs/>
                <w:sz w:val="22"/>
                <w:szCs w:val="22"/>
              </w:rPr>
              <w:t>Report Date</w:t>
            </w:r>
          </w:p>
        </w:tc>
      </w:tr>
      <w:tr w:rsidR="34D498B9" w14:paraId="33666A46" w14:textId="77777777" w:rsidTr="34D498B9">
        <w:trPr>
          <w:trHeight w:val="420"/>
        </w:trPr>
        <w:tc>
          <w:tcPr>
            <w:tcW w:w="6180" w:type="dxa"/>
            <w:gridSpan w:val="2"/>
            <w:tcBorders>
              <w:top w:val="single" w:sz="6" w:space="0" w:color="auto"/>
              <w:left w:val="single" w:sz="6" w:space="0" w:color="auto"/>
              <w:bottom w:val="single" w:sz="6" w:space="0" w:color="auto"/>
              <w:right w:val="single" w:sz="6" w:space="0" w:color="auto"/>
            </w:tcBorders>
            <w:vAlign w:val="center"/>
          </w:tcPr>
          <w:p w14:paraId="726A7C0A" w14:textId="55FCF4D3" w:rsidR="34D498B9" w:rsidRDefault="34D498B9" w:rsidP="34D498B9">
            <w:pPr>
              <w:spacing w:after="190" w:line="259" w:lineRule="auto"/>
              <w:ind w:left="8" w:right="45" w:hanging="8"/>
              <w:rPr>
                <w:sz w:val="20"/>
                <w:szCs w:val="20"/>
              </w:rPr>
            </w:pPr>
          </w:p>
        </w:tc>
        <w:tc>
          <w:tcPr>
            <w:tcW w:w="2715" w:type="dxa"/>
            <w:tcBorders>
              <w:top w:val="single" w:sz="6" w:space="0" w:color="auto"/>
              <w:left w:val="single" w:sz="6" w:space="0" w:color="auto"/>
              <w:bottom w:val="single" w:sz="6" w:space="0" w:color="auto"/>
              <w:right w:val="single" w:sz="6" w:space="0" w:color="auto"/>
            </w:tcBorders>
            <w:vAlign w:val="center"/>
          </w:tcPr>
          <w:p w14:paraId="4AFA1ECD" w14:textId="442A0A99" w:rsidR="664A6DBD" w:rsidRDefault="00113EA6" w:rsidP="34D498B9">
            <w:pPr>
              <w:spacing w:after="190"/>
              <w:ind w:left="-304" w:right="45" w:firstLine="304"/>
              <w:rPr>
                <w:sz w:val="20"/>
                <w:szCs w:val="20"/>
              </w:rPr>
            </w:pPr>
            <w:del w:id="9" w:author="Cryer, Steve" w:date="2023-07-18T13:08:00Z">
              <w:r w:rsidDel="002179AF">
                <w:rPr>
                  <w:sz w:val="20"/>
                  <w:szCs w:val="20"/>
                </w:rPr>
                <w:delText>Oct</w:delText>
              </w:r>
              <w:r w:rsidR="664A6DBD" w:rsidRPr="34D498B9" w:rsidDel="002179AF">
                <w:rPr>
                  <w:sz w:val="20"/>
                  <w:szCs w:val="20"/>
                </w:rPr>
                <w:delText xml:space="preserve"> </w:delText>
              </w:r>
            </w:del>
            <w:ins w:id="10" w:author="Cryer, Steve" w:date="2023-07-18T13:08:00Z">
              <w:r w:rsidR="002179AF">
                <w:rPr>
                  <w:sz w:val="20"/>
                  <w:szCs w:val="20"/>
                </w:rPr>
                <w:t>Aug</w:t>
              </w:r>
            </w:ins>
            <w:r w:rsidR="664A6DBD" w:rsidRPr="34D498B9">
              <w:rPr>
                <w:sz w:val="20"/>
                <w:szCs w:val="20"/>
              </w:rPr>
              <w:t>, 202</w:t>
            </w:r>
            <w:r w:rsidR="007005C8">
              <w:rPr>
                <w:sz w:val="20"/>
                <w:szCs w:val="20"/>
              </w:rPr>
              <w:t>3</w:t>
            </w:r>
          </w:p>
        </w:tc>
      </w:tr>
      <w:tr w:rsidR="34D498B9" w14:paraId="3FAE5F51" w14:textId="77777777" w:rsidTr="34D498B9">
        <w:trPr>
          <w:trHeight w:val="495"/>
        </w:trPr>
        <w:tc>
          <w:tcPr>
            <w:tcW w:w="8895" w:type="dxa"/>
            <w:gridSpan w:val="3"/>
            <w:tcBorders>
              <w:top w:val="single" w:sz="6" w:space="0" w:color="auto"/>
              <w:left w:val="single" w:sz="6" w:space="0" w:color="auto"/>
              <w:bottom w:val="single" w:sz="6" w:space="0" w:color="auto"/>
              <w:right w:val="single" w:sz="6" w:space="0" w:color="auto"/>
            </w:tcBorders>
            <w:shd w:val="clear" w:color="auto" w:fill="CCCCCC"/>
          </w:tcPr>
          <w:p w14:paraId="50C51754" w14:textId="14B3AE18" w:rsidR="34D498B9" w:rsidRDefault="34D498B9" w:rsidP="34D498B9">
            <w:pPr>
              <w:spacing w:after="190" w:line="259" w:lineRule="auto"/>
              <w:ind w:left="8" w:right="45" w:hanging="8"/>
              <w:rPr>
                <w:rFonts w:ascii="Calibri" w:eastAsia="Calibri" w:hAnsi="Calibri" w:cs="Calibri"/>
                <w:sz w:val="22"/>
                <w:szCs w:val="22"/>
              </w:rPr>
            </w:pPr>
            <w:r w:rsidRPr="34D498B9">
              <w:rPr>
                <w:rFonts w:ascii="Calibri" w:eastAsia="Calibri" w:hAnsi="Calibri" w:cs="Calibri"/>
                <w:b/>
                <w:bCs/>
                <w:i/>
                <w:iCs/>
                <w:sz w:val="22"/>
                <w:szCs w:val="22"/>
              </w:rPr>
              <w:t>Key Terms</w:t>
            </w:r>
          </w:p>
        </w:tc>
      </w:tr>
      <w:tr w:rsidR="34D498B9" w14:paraId="47FD9396" w14:textId="77777777" w:rsidTr="34D498B9">
        <w:trPr>
          <w:trHeight w:val="420"/>
        </w:trPr>
        <w:tc>
          <w:tcPr>
            <w:tcW w:w="8895" w:type="dxa"/>
            <w:gridSpan w:val="3"/>
            <w:tcBorders>
              <w:top w:val="single" w:sz="6" w:space="0" w:color="auto"/>
              <w:left w:val="single" w:sz="6" w:space="0" w:color="auto"/>
              <w:bottom w:val="single" w:sz="6" w:space="0" w:color="auto"/>
              <w:right w:val="single" w:sz="6" w:space="0" w:color="auto"/>
            </w:tcBorders>
            <w:vAlign w:val="center"/>
          </w:tcPr>
          <w:p w14:paraId="41EC054F" w14:textId="3BB3B725" w:rsidR="12231228" w:rsidRDefault="007005C8" w:rsidP="34D498B9">
            <w:pPr>
              <w:spacing w:after="190"/>
              <w:ind w:left="-304" w:right="45" w:firstLine="304"/>
              <w:rPr>
                <w:sz w:val="20"/>
                <w:szCs w:val="20"/>
              </w:rPr>
            </w:pPr>
            <w:r>
              <w:rPr>
                <w:sz w:val="20"/>
                <w:szCs w:val="20"/>
              </w:rPr>
              <w:t xml:space="preserve">Herbicide Resistance, Mathematical </w:t>
            </w:r>
            <w:ins w:id="11" w:author="Cryer, Steve" w:date="2023-07-18T13:09:00Z">
              <w:r w:rsidR="002179AF">
                <w:rPr>
                  <w:sz w:val="20"/>
                  <w:szCs w:val="20"/>
                </w:rPr>
                <w:t>M</w:t>
              </w:r>
            </w:ins>
            <w:del w:id="12" w:author="Cryer, Steve" w:date="2023-07-18T13:09:00Z">
              <w:r w:rsidDel="002179AF">
                <w:rPr>
                  <w:sz w:val="20"/>
                  <w:szCs w:val="20"/>
                </w:rPr>
                <w:delText>m</w:delText>
              </w:r>
            </w:del>
            <w:r>
              <w:rPr>
                <w:sz w:val="20"/>
                <w:szCs w:val="20"/>
              </w:rPr>
              <w:t>odelling</w:t>
            </w:r>
            <w:ins w:id="13" w:author="Cryer, Steve" w:date="2023-07-18T13:09:00Z">
              <w:r w:rsidR="002179AF">
                <w:rPr>
                  <w:sz w:val="20"/>
                  <w:szCs w:val="20"/>
                </w:rPr>
                <w:t>, Weed Resistance</w:t>
              </w:r>
            </w:ins>
          </w:p>
        </w:tc>
      </w:tr>
    </w:tbl>
    <w:p w14:paraId="3CD82BB8" w14:textId="1EEECEC8" w:rsidR="00082E41" w:rsidRPr="0014052B" w:rsidRDefault="0014052B" w:rsidP="0014052B">
      <w:pPr>
        <w:spacing w:after="160" w:line="259" w:lineRule="auto"/>
      </w:pPr>
      <w:r>
        <w:br w:type="page"/>
      </w:r>
    </w:p>
    <w:p w14:paraId="78D2A080" w14:textId="4CF5F89F" w:rsidR="00B53488" w:rsidRPr="003B21F5" w:rsidRDefault="007005C8" w:rsidP="00FC10FC">
      <w:pPr>
        <w:jc w:val="center"/>
        <w:rPr>
          <w:color w:val="000000"/>
        </w:rPr>
      </w:pPr>
      <w:r>
        <w:rPr>
          <w:color w:val="000000"/>
        </w:rPr>
        <w:lastRenderedPageBreak/>
        <w:t>Novel programming pipeline for Herbicide Resistance Prediction</w:t>
      </w:r>
      <w:del w:id="14" w:author="Ferdous, Md Sakib [C B E]" w:date="2023-07-18T10:00:00Z">
        <w:r w:rsidDel="00F5713F">
          <w:rPr>
            <w:color w:val="000000"/>
          </w:rPr>
          <w:delText xml:space="preserve"> m</w:delText>
        </w:r>
      </w:del>
    </w:p>
    <w:p w14:paraId="7B0F36FE" w14:textId="38C72132" w:rsidR="00B53488" w:rsidRPr="00A657DC" w:rsidRDefault="00B53488" w:rsidP="006611B9">
      <w:pPr>
        <w:jc w:val="center"/>
        <w:rPr>
          <w:color w:val="000000"/>
        </w:rPr>
      </w:pPr>
    </w:p>
    <w:p w14:paraId="4A5150F5" w14:textId="62F93871" w:rsidR="00FD08DD" w:rsidRPr="00A657DC" w:rsidRDefault="007005C8" w:rsidP="006611B9">
      <w:pPr>
        <w:jc w:val="center"/>
        <w:rPr>
          <w:color w:val="000000"/>
        </w:rPr>
      </w:pPr>
      <w:r>
        <w:rPr>
          <w:color w:val="000000"/>
        </w:rPr>
        <w:t>Sakib Ferdous, Steven A Cryer</w:t>
      </w:r>
    </w:p>
    <w:p w14:paraId="07D53EC4" w14:textId="31C46F7D" w:rsidR="00FD08DD" w:rsidRPr="00A657DC" w:rsidRDefault="00563C5B" w:rsidP="00563C5B">
      <w:pPr>
        <w:tabs>
          <w:tab w:val="left" w:pos="8076"/>
        </w:tabs>
        <w:rPr>
          <w:color w:val="000000"/>
        </w:rPr>
      </w:pPr>
      <w:r>
        <w:rPr>
          <w:color w:val="000000"/>
        </w:rPr>
        <w:tab/>
      </w:r>
    </w:p>
    <w:sdt>
      <w:sdtPr>
        <w:rPr>
          <w:rFonts w:ascii="Calibri" w:eastAsiaTheme="minorHAnsi" w:hAnsi="Calibri" w:cs="Calibri"/>
          <w:color w:val="auto"/>
          <w:sz w:val="22"/>
          <w:szCs w:val="22"/>
        </w:rPr>
        <w:id w:val="-857499618"/>
        <w:docPartObj>
          <w:docPartGallery w:val="Table of Contents"/>
          <w:docPartUnique/>
        </w:docPartObj>
      </w:sdtPr>
      <w:sdtEndPr>
        <w:rPr>
          <w:rFonts w:ascii="Times New Roman" w:eastAsia="Times New Roman" w:hAnsi="Times New Roman" w:cs="Times New Roman"/>
          <w:b/>
          <w:bCs/>
          <w:noProof/>
          <w:sz w:val="24"/>
          <w:szCs w:val="24"/>
        </w:rPr>
      </w:sdtEndPr>
      <w:sdtContent>
        <w:p w14:paraId="7875D459" w14:textId="0860037C" w:rsidR="00AD5D32" w:rsidRDefault="00AD5D32">
          <w:pPr>
            <w:pStyle w:val="TOCHeading"/>
          </w:pPr>
          <w:r>
            <w:t>Table of Contents</w:t>
          </w:r>
        </w:p>
        <w:p w14:paraId="2A1AD6CB" w14:textId="2C0ED8D1" w:rsidR="00386FD7" w:rsidRDefault="00AD5D32">
          <w:pPr>
            <w:pStyle w:val="TOC1"/>
            <w:rPr>
              <w:ins w:id="15" w:author="Ferdous, Md Sakib [C B E]" w:date="2023-08-23T07:28:00Z"/>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ins w:id="16" w:author="Ferdous, Md Sakib [C B E]" w:date="2023-08-23T07:28:00Z">
            <w:r w:rsidR="00386FD7" w:rsidRPr="00F17895">
              <w:rPr>
                <w:rStyle w:val="Hyperlink"/>
                <w:noProof/>
              </w:rPr>
              <w:fldChar w:fldCharType="begin"/>
            </w:r>
            <w:r w:rsidR="00386FD7" w:rsidRPr="00F17895">
              <w:rPr>
                <w:rStyle w:val="Hyperlink"/>
                <w:noProof/>
              </w:rPr>
              <w:instrText xml:space="preserve"> </w:instrText>
            </w:r>
            <w:r w:rsidR="00386FD7">
              <w:rPr>
                <w:noProof/>
              </w:rPr>
              <w:instrText>HYPERLINK \l "_Toc143668146"</w:instrText>
            </w:r>
            <w:r w:rsidR="00386FD7" w:rsidRPr="00F17895">
              <w:rPr>
                <w:rStyle w:val="Hyperlink"/>
                <w:noProof/>
              </w:rPr>
              <w:instrText xml:space="preserve"> </w:instrText>
            </w:r>
            <w:r w:rsidR="00386FD7" w:rsidRPr="00F17895">
              <w:rPr>
                <w:rStyle w:val="Hyperlink"/>
                <w:noProof/>
              </w:rPr>
            </w:r>
            <w:r w:rsidR="00386FD7" w:rsidRPr="00F17895">
              <w:rPr>
                <w:rStyle w:val="Hyperlink"/>
                <w:noProof/>
              </w:rPr>
              <w:fldChar w:fldCharType="separate"/>
            </w:r>
            <w:r w:rsidR="00386FD7" w:rsidRPr="00F17895">
              <w:rPr>
                <w:rStyle w:val="Hyperlink"/>
                <w:noProof/>
              </w:rPr>
              <w:t>Introduction</w:t>
            </w:r>
            <w:r w:rsidR="00386FD7">
              <w:rPr>
                <w:noProof/>
                <w:webHidden/>
              </w:rPr>
              <w:tab/>
            </w:r>
            <w:r w:rsidR="00386FD7">
              <w:rPr>
                <w:noProof/>
                <w:webHidden/>
              </w:rPr>
              <w:fldChar w:fldCharType="begin"/>
            </w:r>
            <w:r w:rsidR="00386FD7">
              <w:rPr>
                <w:noProof/>
                <w:webHidden/>
              </w:rPr>
              <w:instrText xml:space="preserve"> PAGEREF _Toc143668146 \h </w:instrText>
            </w:r>
          </w:ins>
          <w:r w:rsidR="00386FD7">
            <w:rPr>
              <w:noProof/>
              <w:webHidden/>
            </w:rPr>
          </w:r>
          <w:r w:rsidR="00386FD7">
            <w:rPr>
              <w:noProof/>
              <w:webHidden/>
            </w:rPr>
            <w:fldChar w:fldCharType="separate"/>
          </w:r>
          <w:ins w:id="17" w:author="Ferdous, Md Sakib [C B E]" w:date="2023-08-23T07:28:00Z">
            <w:r w:rsidR="00386FD7">
              <w:rPr>
                <w:noProof/>
                <w:webHidden/>
              </w:rPr>
              <w:t>2</w:t>
            </w:r>
            <w:r w:rsidR="00386FD7">
              <w:rPr>
                <w:noProof/>
                <w:webHidden/>
              </w:rPr>
              <w:fldChar w:fldCharType="end"/>
            </w:r>
            <w:r w:rsidR="00386FD7" w:rsidRPr="00F17895">
              <w:rPr>
                <w:rStyle w:val="Hyperlink"/>
                <w:noProof/>
              </w:rPr>
              <w:fldChar w:fldCharType="end"/>
            </w:r>
          </w:ins>
        </w:p>
        <w:p w14:paraId="62AEE9A8" w14:textId="0F93A751" w:rsidR="00386FD7" w:rsidRDefault="00386FD7">
          <w:pPr>
            <w:pStyle w:val="TOC2"/>
            <w:tabs>
              <w:tab w:val="right" w:leader="dot" w:pos="9350"/>
            </w:tabs>
            <w:rPr>
              <w:ins w:id="18" w:author="Ferdous, Md Sakib [C B E]" w:date="2023-08-23T07:28:00Z"/>
              <w:rFonts w:asciiTheme="minorHAnsi" w:eastAsiaTheme="minorEastAsia" w:hAnsiTheme="minorHAnsi" w:cstheme="minorBidi"/>
              <w:noProof/>
              <w:kern w:val="2"/>
              <w:sz w:val="22"/>
              <w:szCs w:val="22"/>
              <w14:ligatures w14:val="standardContextual"/>
            </w:rPr>
          </w:pPr>
          <w:ins w:id="19" w:author="Ferdous, Md Sakib [C B E]" w:date="2023-08-23T07:28:00Z">
            <w:r w:rsidRPr="00F17895">
              <w:rPr>
                <w:rStyle w:val="Hyperlink"/>
                <w:noProof/>
              </w:rPr>
              <w:fldChar w:fldCharType="begin"/>
            </w:r>
            <w:r w:rsidRPr="00F17895">
              <w:rPr>
                <w:rStyle w:val="Hyperlink"/>
                <w:noProof/>
              </w:rPr>
              <w:instrText xml:space="preserve"> </w:instrText>
            </w:r>
            <w:r>
              <w:rPr>
                <w:noProof/>
              </w:rPr>
              <w:instrText>HYPERLINK \l "_Toc143668147"</w:instrText>
            </w:r>
            <w:r w:rsidRPr="00F17895">
              <w:rPr>
                <w:rStyle w:val="Hyperlink"/>
                <w:noProof/>
              </w:rPr>
              <w:instrText xml:space="preserve"> </w:instrText>
            </w:r>
            <w:r w:rsidRPr="00F17895">
              <w:rPr>
                <w:rStyle w:val="Hyperlink"/>
                <w:noProof/>
              </w:rPr>
            </w:r>
            <w:r w:rsidRPr="00F17895">
              <w:rPr>
                <w:rStyle w:val="Hyperlink"/>
                <w:noProof/>
              </w:rPr>
              <w:fldChar w:fldCharType="separate"/>
            </w:r>
            <w:r w:rsidRPr="00F17895">
              <w:rPr>
                <w:rStyle w:val="Hyperlink"/>
                <w:noProof/>
              </w:rPr>
              <w:t>Best Management Practices</w:t>
            </w:r>
            <w:r>
              <w:rPr>
                <w:noProof/>
                <w:webHidden/>
              </w:rPr>
              <w:tab/>
            </w:r>
            <w:r>
              <w:rPr>
                <w:noProof/>
                <w:webHidden/>
              </w:rPr>
              <w:fldChar w:fldCharType="begin"/>
            </w:r>
            <w:r>
              <w:rPr>
                <w:noProof/>
                <w:webHidden/>
              </w:rPr>
              <w:instrText xml:space="preserve"> PAGEREF _Toc143668147 \h </w:instrText>
            </w:r>
          </w:ins>
          <w:r>
            <w:rPr>
              <w:noProof/>
              <w:webHidden/>
            </w:rPr>
          </w:r>
          <w:r>
            <w:rPr>
              <w:noProof/>
              <w:webHidden/>
            </w:rPr>
            <w:fldChar w:fldCharType="separate"/>
          </w:r>
          <w:ins w:id="20" w:author="Ferdous, Md Sakib [C B E]" w:date="2023-08-23T07:28:00Z">
            <w:r>
              <w:rPr>
                <w:noProof/>
                <w:webHidden/>
              </w:rPr>
              <w:t>3</w:t>
            </w:r>
            <w:r>
              <w:rPr>
                <w:noProof/>
                <w:webHidden/>
              </w:rPr>
              <w:fldChar w:fldCharType="end"/>
            </w:r>
            <w:r w:rsidRPr="00F17895">
              <w:rPr>
                <w:rStyle w:val="Hyperlink"/>
                <w:noProof/>
              </w:rPr>
              <w:fldChar w:fldCharType="end"/>
            </w:r>
          </w:ins>
        </w:p>
        <w:p w14:paraId="6B46CFE9" w14:textId="15C43103" w:rsidR="00386FD7" w:rsidRDefault="00386FD7">
          <w:pPr>
            <w:pStyle w:val="TOC2"/>
            <w:tabs>
              <w:tab w:val="right" w:leader="dot" w:pos="9350"/>
            </w:tabs>
            <w:rPr>
              <w:ins w:id="21" w:author="Ferdous, Md Sakib [C B E]" w:date="2023-08-23T07:28:00Z"/>
              <w:rFonts w:asciiTheme="minorHAnsi" w:eastAsiaTheme="minorEastAsia" w:hAnsiTheme="minorHAnsi" w:cstheme="minorBidi"/>
              <w:noProof/>
              <w:kern w:val="2"/>
              <w:sz w:val="22"/>
              <w:szCs w:val="22"/>
              <w14:ligatures w14:val="standardContextual"/>
            </w:rPr>
          </w:pPr>
          <w:ins w:id="22" w:author="Ferdous, Md Sakib [C B E]" w:date="2023-08-23T07:28:00Z">
            <w:r w:rsidRPr="00F17895">
              <w:rPr>
                <w:rStyle w:val="Hyperlink"/>
                <w:noProof/>
              </w:rPr>
              <w:fldChar w:fldCharType="begin"/>
            </w:r>
            <w:r w:rsidRPr="00F17895">
              <w:rPr>
                <w:rStyle w:val="Hyperlink"/>
                <w:noProof/>
              </w:rPr>
              <w:instrText xml:space="preserve"> </w:instrText>
            </w:r>
            <w:r>
              <w:rPr>
                <w:noProof/>
              </w:rPr>
              <w:instrText>HYPERLINK \l "_Toc143668148"</w:instrText>
            </w:r>
            <w:r w:rsidRPr="00F17895">
              <w:rPr>
                <w:rStyle w:val="Hyperlink"/>
                <w:noProof/>
              </w:rPr>
              <w:instrText xml:space="preserve"> </w:instrText>
            </w:r>
            <w:r w:rsidRPr="00F17895">
              <w:rPr>
                <w:rStyle w:val="Hyperlink"/>
                <w:noProof/>
              </w:rPr>
            </w:r>
            <w:r w:rsidRPr="00F17895">
              <w:rPr>
                <w:rStyle w:val="Hyperlink"/>
                <w:noProof/>
              </w:rPr>
              <w:fldChar w:fldCharType="separate"/>
            </w:r>
            <w:r w:rsidRPr="00F17895">
              <w:rPr>
                <w:rStyle w:val="Hyperlink"/>
                <w:noProof/>
              </w:rPr>
              <w:t>Historical Trend in Modelling</w:t>
            </w:r>
            <w:r>
              <w:rPr>
                <w:noProof/>
                <w:webHidden/>
              </w:rPr>
              <w:tab/>
            </w:r>
            <w:r>
              <w:rPr>
                <w:noProof/>
                <w:webHidden/>
              </w:rPr>
              <w:fldChar w:fldCharType="begin"/>
            </w:r>
            <w:r>
              <w:rPr>
                <w:noProof/>
                <w:webHidden/>
              </w:rPr>
              <w:instrText xml:space="preserve"> PAGEREF _Toc143668148 \h </w:instrText>
            </w:r>
          </w:ins>
          <w:r>
            <w:rPr>
              <w:noProof/>
              <w:webHidden/>
            </w:rPr>
          </w:r>
          <w:r>
            <w:rPr>
              <w:noProof/>
              <w:webHidden/>
            </w:rPr>
            <w:fldChar w:fldCharType="separate"/>
          </w:r>
          <w:ins w:id="23" w:author="Ferdous, Md Sakib [C B E]" w:date="2023-08-23T07:28:00Z">
            <w:r>
              <w:rPr>
                <w:noProof/>
                <w:webHidden/>
              </w:rPr>
              <w:t>5</w:t>
            </w:r>
            <w:r>
              <w:rPr>
                <w:noProof/>
                <w:webHidden/>
              </w:rPr>
              <w:fldChar w:fldCharType="end"/>
            </w:r>
            <w:r w:rsidRPr="00F17895">
              <w:rPr>
                <w:rStyle w:val="Hyperlink"/>
                <w:noProof/>
              </w:rPr>
              <w:fldChar w:fldCharType="end"/>
            </w:r>
          </w:ins>
        </w:p>
        <w:p w14:paraId="16A2FD7B" w14:textId="0B0ADB4D" w:rsidR="00386FD7" w:rsidRDefault="00386FD7">
          <w:pPr>
            <w:pStyle w:val="TOC2"/>
            <w:tabs>
              <w:tab w:val="right" w:leader="dot" w:pos="9350"/>
            </w:tabs>
            <w:rPr>
              <w:ins w:id="24" w:author="Ferdous, Md Sakib [C B E]" w:date="2023-08-23T07:28:00Z"/>
              <w:rFonts w:asciiTheme="minorHAnsi" w:eastAsiaTheme="minorEastAsia" w:hAnsiTheme="minorHAnsi" w:cstheme="minorBidi"/>
              <w:noProof/>
              <w:kern w:val="2"/>
              <w:sz w:val="22"/>
              <w:szCs w:val="22"/>
              <w14:ligatures w14:val="standardContextual"/>
            </w:rPr>
          </w:pPr>
          <w:ins w:id="25" w:author="Ferdous, Md Sakib [C B E]" w:date="2023-08-23T07:28:00Z">
            <w:r w:rsidRPr="00F17895">
              <w:rPr>
                <w:rStyle w:val="Hyperlink"/>
                <w:noProof/>
              </w:rPr>
              <w:fldChar w:fldCharType="begin"/>
            </w:r>
            <w:r w:rsidRPr="00F17895">
              <w:rPr>
                <w:rStyle w:val="Hyperlink"/>
                <w:noProof/>
              </w:rPr>
              <w:instrText xml:space="preserve"> </w:instrText>
            </w:r>
            <w:r>
              <w:rPr>
                <w:noProof/>
              </w:rPr>
              <w:instrText>HYPERLINK \l "_Toc143668149"</w:instrText>
            </w:r>
            <w:r w:rsidRPr="00F17895">
              <w:rPr>
                <w:rStyle w:val="Hyperlink"/>
                <w:noProof/>
              </w:rPr>
              <w:instrText xml:space="preserve"> </w:instrText>
            </w:r>
            <w:r w:rsidRPr="00F17895">
              <w:rPr>
                <w:rStyle w:val="Hyperlink"/>
                <w:noProof/>
              </w:rPr>
            </w:r>
            <w:r w:rsidRPr="00F17895">
              <w:rPr>
                <w:rStyle w:val="Hyperlink"/>
                <w:noProof/>
              </w:rPr>
              <w:fldChar w:fldCharType="separate"/>
            </w:r>
            <w:r w:rsidRPr="00F17895">
              <w:rPr>
                <w:rStyle w:val="Hyperlink"/>
                <w:noProof/>
              </w:rPr>
              <w:t>Novel Data Science and Artificial Intelligence (AI) in Herbicide Resistance</w:t>
            </w:r>
            <w:r>
              <w:rPr>
                <w:noProof/>
                <w:webHidden/>
              </w:rPr>
              <w:tab/>
            </w:r>
            <w:r>
              <w:rPr>
                <w:noProof/>
                <w:webHidden/>
              </w:rPr>
              <w:fldChar w:fldCharType="begin"/>
            </w:r>
            <w:r>
              <w:rPr>
                <w:noProof/>
                <w:webHidden/>
              </w:rPr>
              <w:instrText xml:space="preserve"> PAGEREF _Toc143668149 \h </w:instrText>
            </w:r>
          </w:ins>
          <w:r>
            <w:rPr>
              <w:noProof/>
              <w:webHidden/>
            </w:rPr>
          </w:r>
          <w:r>
            <w:rPr>
              <w:noProof/>
              <w:webHidden/>
            </w:rPr>
            <w:fldChar w:fldCharType="separate"/>
          </w:r>
          <w:ins w:id="26" w:author="Ferdous, Md Sakib [C B E]" w:date="2023-08-23T07:28:00Z">
            <w:r>
              <w:rPr>
                <w:noProof/>
                <w:webHidden/>
              </w:rPr>
              <w:t>5</w:t>
            </w:r>
            <w:r>
              <w:rPr>
                <w:noProof/>
                <w:webHidden/>
              </w:rPr>
              <w:fldChar w:fldCharType="end"/>
            </w:r>
            <w:r w:rsidRPr="00F17895">
              <w:rPr>
                <w:rStyle w:val="Hyperlink"/>
                <w:noProof/>
              </w:rPr>
              <w:fldChar w:fldCharType="end"/>
            </w:r>
          </w:ins>
        </w:p>
        <w:p w14:paraId="05E31774" w14:textId="36CE9BEE" w:rsidR="00386FD7" w:rsidRDefault="00386FD7">
          <w:pPr>
            <w:pStyle w:val="TOC2"/>
            <w:tabs>
              <w:tab w:val="right" w:leader="dot" w:pos="9350"/>
            </w:tabs>
            <w:rPr>
              <w:ins w:id="27" w:author="Ferdous, Md Sakib [C B E]" w:date="2023-08-23T07:28:00Z"/>
              <w:rFonts w:asciiTheme="minorHAnsi" w:eastAsiaTheme="minorEastAsia" w:hAnsiTheme="minorHAnsi" w:cstheme="minorBidi"/>
              <w:noProof/>
              <w:kern w:val="2"/>
              <w:sz w:val="22"/>
              <w:szCs w:val="22"/>
              <w14:ligatures w14:val="standardContextual"/>
            </w:rPr>
          </w:pPr>
          <w:ins w:id="28" w:author="Ferdous, Md Sakib [C B E]" w:date="2023-08-23T07:28:00Z">
            <w:r w:rsidRPr="00F17895">
              <w:rPr>
                <w:rStyle w:val="Hyperlink"/>
                <w:noProof/>
              </w:rPr>
              <w:fldChar w:fldCharType="begin"/>
            </w:r>
            <w:r w:rsidRPr="00F17895">
              <w:rPr>
                <w:rStyle w:val="Hyperlink"/>
                <w:noProof/>
              </w:rPr>
              <w:instrText xml:space="preserve"> </w:instrText>
            </w:r>
            <w:r>
              <w:rPr>
                <w:noProof/>
              </w:rPr>
              <w:instrText>HYPERLINK \l "_Toc143668150"</w:instrText>
            </w:r>
            <w:r w:rsidRPr="00F17895">
              <w:rPr>
                <w:rStyle w:val="Hyperlink"/>
                <w:noProof/>
              </w:rPr>
              <w:instrText xml:space="preserve"> </w:instrText>
            </w:r>
            <w:r w:rsidRPr="00F17895">
              <w:rPr>
                <w:rStyle w:val="Hyperlink"/>
                <w:noProof/>
              </w:rPr>
            </w:r>
            <w:r w:rsidRPr="00F17895">
              <w:rPr>
                <w:rStyle w:val="Hyperlink"/>
                <w:noProof/>
              </w:rPr>
              <w:fldChar w:fldCharType="separate"/>
            </w:r>
            <w:r w:rsidRPr="00F17895">
              <w:rPr>
                <w:rStyle w:val="Hyperlink"/>
                <w:noProof/>
              </w:rPr>
              <w:t>What we did</w:t>
            </w:r>
            <w:r>
              <w:rPr>
                <w:noProof/>
                <w:webHidden/>
              </w:rPr>
              <w:tab/>
            </w:r>
            <w:r>
              <w:rPr>
                <w:noProof/>
                <w:webHidden/>
              </w:rPr>
              <w:fldChar w:fldCharType="begin"/>
            </w:r>
            <w:r>
              <w:rPr>
                <w:noProof/>
                <w:webHidden/>
              </w:rPr>
              <w:instrText xml:space="preserve"> PAGEREF _Toc143668150 \h </w:instrText>
            </w:r>
          </w:ins>
          <w:r>
            <w:rPr>
              <w:noProof/>
              <w:webHidden/>
            </w:rPr>
          </w:r>
          <w:r>
            <w:rPr>
              <w:noProof/>
              <w:webHidden/>
            </w:rPr>
            <w:fldChar w:fldCharType="separate"/>
          </w:r>
          <w:ins w:id="29" w:author="Ferdous, Md Sakib [C B E]" w:date="2023-08-23T07:28:00Z">
            <w:r>
              <w:rPr>
                <w:noProof/>
                <w:webHidden/>
              </w:rPr>
              <w:t>6</w:t>
            </w:r>
            <w:r>
              <w:rPr>
                <w:noProof/>
                <w:webHidden/>
              </w:rPr>
              <w:fldChar w:fldCharType="end"/>
            </w:r>
            <w:r w:rsidRPr="00F17895">
              <w:rPr>
                <w:rStyle w:val="Hyperlink"/>
                <w:noProof/>
              </w:rPr>
              <w:fldChar w:fldCharType="end"/>
            </w:r>
          </w:ins>
        </w:p>
        <w:p w14:paraId="7407605B" w14:textId="4FBA211D" w:rsidR="00386FD7" w:rsidRDefault="00386FD7">
          <w:pPr>
            <w:pStyle w:val="TOC1"/>
            <w:rPr>
              <w:ins w:id="30" w:author="Ferdous, Md Sakib [C B E]" w:date="2023-08-23T07:28:00Z"/>
              <w:rFonts w:asciiTheme="minorHAnsi" w:eastAsiaTheme="minorEastAsia" w:hAnsiTheme="minorHAnsi" w:cstheme="minorBidi"/>
              <w:noProof/>
              <w:kern w:val="2"/>
              <w:sz w:val="22"/>
              <w:szCs w:val="22"/>
              <w14:ligatures w14:val="standardContextual"/>
            </w:rPr>
          </w:pPr>
          <w:ins w:id="31" w:author="Ferdous, Md Sakib [C B E]" w:date="2023-08-23T07:28:00Z">
            <w:r w:rsidRPr="00F17895">
              <w:rPr>
                <w:rStyle w:val="Hyperlink"/>
                <w:noProof/>
              </w:rPr>
              <w:fldChar w:fldCharType="begin"/>
            </w:r>
            <w:r w:rsidRPr="00F17895">
              <w:rPr>
                <w:rStyle w:val="Hyperlink"/>
                <w:noProof/>
              </w:rPr>
              <w:instrText xml:space="preserve"> </w:instrText>
            </w:r>
            <w:r>
              <w:rPr>
                <w:noProof/>
              </w:rPr>
              <w:instrText>HYPERLINK \l "_Toc143668151"</w:instrText>
            </w:r>
            <w:r w:rsidRPr="00F17895">
              <w:rPr>
                <w:rStyle w:val="Hyperlink"/>
                <w:noProof/>
              </w:rPr>
              <w:instrText xml:space="preserve"> </w:instrText>
            </w:r>
            <w:r w:rsidRPr="00F17895">
              <w:rPr>
                <w:rStyle w:val="Hyperlink"/>
                <w:noProof/>
              </w:rPr>
            </w:r>
            <w:r w:rsidRPr="00F17895">
              <w:rPr>
                <w:rStyle w:val="Hyperlink"/>
                <w:noProof/>
              </w:rPr>
              <w:fldChar w:fldCharType="separate"/>
            </w:r>
            <w:r w:rsidRPr="00F17895">
              <w:rPr>
                <w:rStyle w:val="Hyperlink"/>
                <w:noProof/>
              </w:rPr>
              <w:t>Methods</w:t>
            </w:r>
            <w:r>
              <w:rPr>
                <w:noProof/>
                <w:webHidden/>
              </w:rPr>
              <w:tab/>
            </w:r>
            <w:r>
              <w:rPr>
                <w:noProof/>
                <w:webHidden/>
              </w:rPr>
              <w:fldChar w:fldCharType="begin"/>
            </w:r>
            <w:r>
              <w:rPr>
                <w:noProof/>
                <w:webHidden/>
              </w:rPr>
              <w:instrText xml:space="preserve"> PAGEREF _Toc143668151 \h </w:instrText>
            </w:r>
          </w:ins>
          <w:r>
            <w:rPr>
              <w:noProof/>
              <w:webHidden/>
            </w:rPr>
          </w:r>
          <w:r>
            <w:rPr>
              <w:noProof/>
              <w:webHidden/>
            </w:rPr>
            <w:fldChar w:fldCharType="separate"/>
          </w:r>
          <w:ins w:id="32" w:author="Ferdous, Md Sakib [C B E]" w:date="2023-08-23T07:28:00Z">
            <w:r>
              <w:rPr>
                <w:noProof/>
                <w:webHidden/>
              </w:rPr>
              <w:t>6</w:t>
            </w:r>
            <w:r>
              <w:rPr>
                <w:noProof/>
                <w:webHidden/>
              </w:rPr>
              <w:fldChar w:fldCharType="end"/>
            </w:r>
            <w:r w:rsidRPr="00F17895">
              <w:rPr>
                <w:rStyle w:val="Hyperlink"/>
                <w:noProof/>
              </w:rPr>
              <w:fldChar w:fldCharType="end"/>
            </w:r>
          </w:ins>
        </w:p>
        <w:p w14:paraId="5A086B22" w14:textId="73AEA51A" w:rsidR="00386FD7" w:rsidRDefault="00386FD7">
          <w:pPr>
            <w:pStyle w:val="TOC2"/>
            <w:tabs>
              <w:tab w:val="right" w:leader="dot" w:pos="9350"/>
            </w:tabs>
            <w:rPr>
              <w:ins w:id="33" w:author="Ferdous, Md Sakib [C B E]" w:date="2023-08-23T07:28:00Z"/>
              <w:rFonts w:asciiTheme="minorHAnsi" w:eastAsiaTheme="minorEastAsia" w:hAnsiTheme="minorHAnsi" w:cstheme="minorBidi"/>
              <w:noProof/>
              <w:kern w:val="2"/>
              <w:sz w:val="22"/>
              <w:szCs w:val="22"/>
              <w14:ligatures w14:val="standardContextual"/>
            </w:rPr>
          </w:pPr>
          <w:ins w:id="34" w:author="Ferdous, Md Sakib [C B E]" w:date="2023-08-23T07:28:00Z">
            <w:r w:rsidRPr="00F17895">
              <w:rPr>
                <w:rStyle w:val="Hyperlink"/>
                <w:noProof/>
              </w:rPr>
              <w:fldChar w:fldCharType="begin"/>
            </w:r>
            <w:r w:rsidRPr="00F17895">
              <w:rPr>
                <w:rStyle w:val="Hyperlink"/>
                <w:noProof/>
              </w:rPr>
              <w:instrText xml:space="preserve"> </w:instrText>
            </w:r>
            <w:r>
              <w:rPr>
                <w:noProof/>
              </w:rPr>
              <w:instrText>HYPERLINK \l "_Toc143668152"</w:instrText>
            </w:r>
            <w:r w:rsidRPr="00F17895">
              <w:rPr>
                <w:rStyle w:val="Hyperlink"/>
                <w:noProof/>
              </w:rPr>
              <w:instrText xml:space="preserve"> </w:instrText>
            </w:r>
            <w:r w:rsidRPr="00F17895">
              <w:rPr>
                <w:rStyle w:val="Hyperlink"/>
                <w:noProof/>
              </w:rPr>
            </w:r>
            <w:r w:rsidRPr="00F17895">
              <w:rPr>
                <w:rStyle w:val="Hyperlink"/>
                <w:noProof/>
              </w:rPr>
              <w:fldChar w:fldCharType="separate"/>
            </w:r>
            <w:r w:rsidRPr="00F17895">
              <w:rPr>
                <w:rStyle w:val="Hyperlink"/>
                <w:noProof/>
              </w:rPr>
              <w:t>Previous works</w:t>
            </w:r>
            <w:r>
              <w:rPr>
                <w:noProof/>
                <w:webHidden/>
              </w:rPr>
              <w:tab/>
            </w:r>
            <w:r>
              <w:rPr>
                <w:noProof/>
                <w:webHidden/>
              </w:rPr>
              <w:fldChar w:fldCharType="begin"/>
            </w:r>
            <w:r>
              <w:rPr>
                <w:noProof/>
                <w:webHidden/>
              </w:rPr>
              <w:instrText xml:space="preserve"> PAGEREF _Toc143668152 \h </w:instrText>
            </w:r>
          </w:ins>
          <w:r>
            <w:rPr>
              <w:noProof/>
              <w:webHidden/>
            </w:rPr>
          </w:r>
          <w:r>
            <w:rPr>
              <w:noProof/>
              <w:webHidden/>
            </w:rPr>
            <w:fldChar w:fldCharType="separate"/>
          </w:r>
          <w:ins w:id="35" w:author="Ferdous, Md Sakib [C B E]" w:date="2023-08-23T07:28:00Z">
            <w:r>
              <w:rPr>
                <w:noProof/>
                <w:webHidden/>
              </w:rPr>
              <w:t>6</w:t>
            </w:r>
            <w:r>
              <w:rPr>
                <w:noProof/>
                <w:webHidden/>
              </w:rPr>
              <w:fldChar w:fldCharType="end"/>
            </w:r>
            <w:r w:rsidRPr="00F17895">
              <w:rPr>
                <w:rStyle w:val="Hyperlink"/>
                <w:noProof/>
              </w:rPr>
              <w:fldChar w:fldCharType="end"/>
            </w:r>
          </w:ins>
        </w:p>
        <w:p w14:paraId="1002DCBC" w14:textId="519A4B51" w:rsidR="00386FD7" w:rsidRDefault="00386FD7">
          <w:pPr>
            <w:pStyle w:val="TOC2"/>
            <w:tabs>
              <w:tab w:val="right" w:leader="dot" w:pos="9350"/>
            </w:tabs>
            <w:rPr>
              <w:ins w:id="36" w:author="Ferdous, Md Sakib [C B E]" w:date="2023-08-23T07:28:00Z"/>
              <w:rFonts w:asciiTheme="minorHAnsi" w:eastAsiaTheme="minorEastAsia" w:hAnsiTheme="minorHAnsi" w:cstheme="minorBidi"/>
              <w:noProof/>
              <w:kern w:val="2"/>
              <w:sz w:val="22"/>
              <w:szCs w:val="22"/>
              <w14:ligatures w14:val="standardContextual"/>
            </w:rPr>
          </w:pPr>
          <w:ins w:id="37" w:author="Ferdous, Md Sakib [C B E]" w:date="2023-08-23T07:28:00Z">
            <w:r w:rsidRPr="00F17895">
              <w:rPr>
                <w:rStyle w:val="Hyperlink"/>
                <w:noProof/>
              </w:rPr>
              <w:fldChar w:fldCharType="begin"/>
            </w:r>
            <w:r w:rsidRPr="00F17895">
              <w:rPr>
                <w:rStyle w:val="Hyperlink"/>
                <w:noProof/>
              </w:rPr>
              <w:instrText xml:space="preserve"> </w:instrText>
            </w:r>
            <w:r>
              <w:rPr>
                <w:noProof/>
              </w:rPr>
              <w:instrText>HYPERLINK \l "_Toc143668153"</w:instrText>
            </w:r>
            <w:r w:rsidRPr="00F17895">
              <w:rPr>
                <w:rStyle w:val="Hyperlink"/>
                <w:noProof/>
              </w:rPr>
              <w:instrText xml:space="preserve"> </w:instrText>
            </w:r>
            <w:r w:rsidRPr="00F17895">
              <w:rPr>
                <w:rStyle w:val="Hyperlink"/>
                <w:noProof/>
              </w:rPr>
            </w:r>
            <w:r w:rsidRPr="00F17895">
              <w:rPr>
                <w:rStyle w:val="Hyperlink"/>
                <w:noProof/>
              </w:rPr>
              <w:fldChar w:fldCharType="separate"/>
            </w:r>
            <w:r w:rsidRPr="00F17895">
              <w:rPr>
                <w:rStyle w:val="Hyperlink"/>
                <w:noProof/>
              </w:rPr>
              <w:t>New pipeline after  conversion</w:t>
            </w:r>
            <w:r>
              <w:rPr>
                <w:noProof/>
                <w:webHidden/>
              </w:rPr>
              <w:tab/>
            </w:r>
            <w:r>
              <w:rPr>
                <w:noProof/>
                <w:webHidden/>
              </w:rPr>
              <w:fldChar w:fldCharType="begin"/>
            </w:r>
            <w:r>
              <w:rPr>
                <w:noProof/>
                <w:webHidden/>
              </w:rPr>
              <w:instrText xml:space="preserve"> PAGEREF _Toc143668153 \h </w:instrText>
            </w:r>
          </w:ins>
          <w:r>
            <w:rPr>
              <w:noProof/>
              <w:webHidden/>
            </w:rPr>
          </w:r>
          <w:r>
            <w:rPr>
              <w:noProof/>
              <w:webHidden/>
            </w:rPr>
            <w:fldChar w:fldCharType="separate"/>
          </w:r>
          <w:ins w:id="38" w:author="Ferdous, Md Sakib [C B E]" w:date="2023-08-23T07:28:00Z">
            <w:r>
              <w:rPr>
                <w:noProof/>
                <w:webHidden/>
              </w:rPr>
              <w:t>7</w:t>
            </w:r>
            <w:r>
              <w:rPr>
                <w:noProof/>
                <w:webHidden/>
              </w:rPr>
              <w:fldChar w:fldCharType="end"/>
            </w:r>
            <w:r w:rsidRPr="00F17895">
              <w:rPr>
                <w:rStyle w:val="Hyperlink"/>
                <w:noProof/>
              </w:rPr>
              <w:fldChar w:fldCharType="end"/>
            </w:r>
          </w:ins>
        </w:p>
        <w:p w14:paraId="58DAC28E" w14:textId="70393E7B" w:rsidR="00386FD7" w:rsidRDefault="00386FD7">
          <w:pPr>
            <w:pStyle w:val="TOC1"/>
            <w:rPr>
              <w:ins w:id="39" w:author="Ferdous, Md Sakib [C B E]" w:date="2023-08-23T07:28:00Z"/>
              <w:rFonts w:asciiTheme="minorHAnsi" w:eastAsiaTheme="minorEastAsia" w:hAnsiTheme="minorHAnsi" w:cstheme="minorBidi"/>
              <w:noProof/>
              <w:kern w:val="2"/>
              <w:sz w:val="22"/>
              <w:szCs w:val="22"/>
              <w14:ligatures w14:val="standardContextual"/>
            </w:rPr>
          </w:pPr>
          <w:ins w:id="40" w:author="Ferdous, Md Sakib [C B E]" w:date="2023-08-23T07:28:00Z">
            <w:r w:rsidRPr="00F17895">
              <w:rPr>
                <w:rStyle w:val="Hyperlink"/>
                <w:noProof/>
              </w:rPr>
              <w:fldChar w:fldCharType="begin"/>
            </w:r>
            <w:r w:rsidRPr="00F17895">
              <w:rPr>
                <w:rStyle w:val="Hyperlink"/>
                <w:noProof/>
              </w:rPr>
              <w:instrText xml:space="preserve"> </w:instrText>
            </w:r>
            <w:r>
              <w:rPr>
                <w:noProof/>
              </w:rPr>
              <w:instrText>HYPERLINK \l "_Toc143668154"</w:instrText>
            </w:r>
            <w:r w:rsidRPr="00F17895">
              <w:rPr>
                <w:rStyle w:val="Hyperlink"/>
                <w:noProof/>
              </w:rPr>
              <w:instrText xml:space="preserve"> </w:instrText>
            </w:r>
            <w:r w:rsidRPr="00F17895">
              <w:rPr>
                <w:rStyle w:val="Hyperlink"/>
                <w:noProof/>
              </w:rPr>
            </w:r>
            <w:r w:rsidRPr="00F17895">
              <w:rPr>
                <w:rStyle w:val="Hyperlink"/>
                <w:noProof/>
              </w:rPr>
              <w:fldChar w:fldCharType="separate"/>
            </w:r>
            <w:r w:rsidRPr="00F17895">
              <w:rPr>
                <w:rStyle w:val="Hyperlink"/>
                <w:noProof/>
              </w:rPr>
              <w:t>Results</w:t>
            </w:r>
            <w:r>
              <w:rPr>
                <w:noProof/>
                <w:webHidden/>
              </w:rPr>
              <w:tab/>
            </w:r>
            <w:r>
              <w:rPr>
                <w:noProof/>
                <w:webHidden/>
              </w:rPr>
              <w:fldChar w:fldCharType="begin"/>
            </w:r>
            <w:r>
              <w:rPr>
                <w:noProof/>
                <w:webHidden/>
              </w:rPr>
              <w:instrText xml:space="preserve"> PAGEREF _Toc143668154 \h </w:instrText>
            </w:r>
          </w:ins>
          <w:r>
            <w:rPr>
              <w:noProof/>
              <w:webHidden/>
            </w:rPr>
          </w:r>
          <w:r>
            <w:rPr>
              <w:noProof/>
              <w:webHidden/>
            </w:rPr>
            <w:fldChar w:fldCharType="separate"/>
          </w:r>
          <w:ins w:id="41" w:author="Ferdous, Md Sakib [C B E]" w:date="2023-08-23T07:28:00Z">
            <w:r>
              <w:rPr>
                <w:noProof/>
                <w:webHidden/>
              </w:rPr>
              <w:t>7</w:t>
            </w:r>
            <w:r>
              <w:rPr>
                <w:noProof/>
                <w:webHidden/>
              </w:rPr>
              <w:fldChar w:fldCharType="end"/>
            </w:r>
            <w:r w:rsidRPr="00F17895">
              <w:rPr>
                <w:rStyle w:val="Hyperlink"/>
                <w:noProof/>
              </w:rPr>
              <w:fldChar w:fldCharType="end"/>
            </w:r>
          </w:ins>
        </w:p>
        <w:p w14:paraId="5B66AC82" w14:textId="70EEE9E2" w:rsidR="00386FD7" w:rsidRDefault="00386FD7">
          <w:pPr>
            <w:pStyle w:val="TOC2"/>
            <w:tabs>
              <w:tab w:val="right" w:leader="dot" w:pos="9350"/>
            </w:tabs>
            <w:rPr>
              <w:ins w:id="42" w:author="Ferdous, Md Sakib [C B E]" w:date="2023-08-23T07:28:00Z"/>
              <w:rFonts w:asciiTheme="minorHAnsi" w:eastAsiaTheme="minorEastAsia" w:hAnsiTheme="minorHAnsi" w:cstheme="minorBidi"/>
              <w:noProof/>
              <w:kern w:val="2"/>
              <w:sz w:val="22"/>
              <w:szCs w:val="22"/>
              <w14:ligatures w14:val="standardContextual"/>
            </w:rPr>
          </w:pPr>
          <w:ins w:id="43" w:author="Ferdous, Md Sakib [C B E]" w:date="2023-08-23T07:28:00Z">
            <w:r w:rsidRPr="00F17895">
              <w:rPr>
                <w:rStyle w:val="Hyperlink"/>
                <w:noProof/>
              </w:rPr>
              <w:fldChar w:fldCharType="begin"/>
            </w:r>
            <w:r w:rsidRPr="00F17895">
              <w:rPr>
                <w:rStyle w:val="Hyperlink"/>
                <w:noProof/>
              </w:rPr>
              <w:instrText xml:space="preserve"> </w:instrText>
            </w:r>
            <w:r>
              <w:rPr>
                <w:noProof/>
              </w:rPr>
              <w:instrText>HYPERLINK \l "_Toc143668155"</w:instrText>
            </w:r>
            <w:r w:rsidRPr="00F17895">
              <w:rPr>
                <w:rStyle w:val="Hyperlink"/>
                <w:noProof/>
              </w:rPr>
              <w:instrText xml:space="preserve"> </w:instrText>
            </w:r>
            <w:r w:rsidRPr="00F17895">
              <w:rPr>
                <w:rStyle w:val="Hyperlink"/>
                <w:noProof/>
              </w:rPr>
            </w:r>
            <w:r w:rsidRPr="00F17895">
              <w:rPr>
                <w:rStyle w:val="Hyperlink"/>
                <w:noProof/>
              </w:rPr>
              <w:fldChar w:fldCharType="separate"/>
            </w:r>
            <w:r w:rsidRPr="00F17895">
              <w:rPr>
                <w:rStyle w:val="Hyperlink"/>
                <w:noProof/>
              </w:rPr>
              <w:t>Capabilities with the new pipeline</w:t>
            </w:r>
            <w:r>
              <w:rPr>
                <w:noProof/>
                <w:webHidden/>
              </w:rPr>
              <w:tab/>
            </w:r>
            <w:r>
              <w:rPr>
                <w:noProof/>
                <w:webHidden/>
              </w:rPr>
              <w:fldChar w:fldCharType="begin"/>
            </w:r>
            <w:r>
              <w:rPr>
                <w:noProof/>
                <w:webHidden/>
              </w:rPr>
              <w:instrText xml:space="preserve"> PAGEREF _Toc143668155 \h </w:instrText>
            </w:r>
          </w:ins>
          <w:r>
            <w:rPr>
              <w:noProof/>
              <w:webHidden/>
            </w:rPr>
          </w:r>
          <w:r>
            <w:rPr>
              <w:noProof/>
              <w:webHidden/>
            </w:rPr>
            <w:fldChar w:fldCharType="separate"/>
          </w:r>
          <w:ins w:id="44" w:author="Ferdous, Md Sakib [C B E]" w:date="2023-08-23T07:28:00Z">
            <w:r>
              <w:rPr>
                <w:noProof/>
                <w:webHidden/>
              </w:rPr>
              <w:t>7</w:t>
            </w:r>
            <w:r>
              <w:rPr>
                <w:noProof/>
                <w:webHidden/>
              </w:rPr>
              <w:fldChar w:fldCharType="end"/>
            </w:r>
            <w:r w:rsidRPr="00F17895">
              <w:rPr>
                <w:rStyle w:val="Hyperlink"/>
                <w:noProof/>
              </w:rPr>
              <w:fldChar w:fldCharType="end"/>
            </w:r>
          </w:ins>
        </w:p>
        <w:p w14:paraId="0CF4D8C9" w14:textId="2180CE35" w:rsidR="00386FD7" w:rsidRDefault="00386FD7">
          <w:pPr>
            <w:pStyle w:val="TOC2"/>
            <w:tabs>
              <w:tab w:val="right" w:leader="dot" w:pos="9350"/>
            </w:tabs>
            <w:rPr>
              <w:ins w:id="45" w:author="Ferdous, Md Sakib [C B E]" w:date="2023-08-23T07:28:00Z"/>
              <w:rFonts w:asciiTheme="minorHAnsi" w:eastAsiaTheme="minorEastAsia" w:hAnsiTheme="minorHAnsi" w:cstheme="minorBidi"/>
              <w:noProof/>
              <w:kern w:val="2"/>
              <w:sz w:val="22"/>
              <w:szCs w:val="22"/>
              <w14:ligatures w14:val="standardContextual"/>
            </w:rPr>
          </w:pPr>
          <w:ins w:id="46" w:author="Ferdous, Md Sakib [C B E]" w:date="2023-08-23T07:28:00Z">
            <w:r w:rsidRPr="00F17895">
              <w:rPr>
                <w:rStyle w:val="Hyperlink"/>
                <w:noProof/>
              </w:rPr>
              <w:fldChar w:fldCharType="begin"/>
            </w:r>
            <w:r w:rsidRPr="00F17895">
              <w:rPr>
                <w:rStyle w:val="Hyperlink"/>
                <w:noProof/>
              </w:rPr>
              <w:instrText xml:space="preserve"> </w:instrText>
            </w:r>
            <w:r>
              <w:rPr>
                <w:noProof/>
              </w:rPr>
              <w:instrText>HYPERLINK \l "_Toc143668156"</w:instrText>
            </w:r>
            <w:r w:rsidRPr="00F17895">
              <w:rPr>
                <w:rStyle w:val="Hyperlink"/>
                <w:noProof/>
              </w:rPr>
              <w:instrText xml:space="preserve"> </w:instrText>
            </w:r>
            <w:r w:rsidRPr="00F17895">
              <w:rPr>
                <w:rStyle w:val="Hyperlink"/>
                <w:noProof/>
              </w:rPr>
            </w:r>
            <w:r w:rsidRPr="00F17895">
              <w:rPr>
                <w:rStyle w:val="Hyperlink"/>
                <w:noProof/>
              </w:rPr>
              <w:fldChar w:fldCharType="separate"/>
            </w:r>
            <w:r w:rsidRPr="00F17895">
              <w:rPr>
                <w:rStyle w:val="Hyperlink"/>
                <w:noProof/>
              </w:rPr>
              <w:t>prediction result with new herbicide</w:t>
            </w:r>
            <w:r>
              <w:rPr>
                <w:noProof/>
                <w:webHidden/>
              </w:rPr>
              <w:tab/>
            </w:r>
            <w:r>
              <w:rPr>
                <w:noProof/>
                <w:webHidden/>
              </w:rPr>
              <w:fldChar w:fldCharType="begin"/>
            </w:r>
            <w:r>
              <w:rPr>
                <w:noProof/>
                <w:webHidden/>
              </w:rPr>
              <w:instrText xml:space="preserve"> PAGEREF _Toc143668156 \h </w:instrText>
            </w:r>
          </w:ins>
          <w:r>
            <w:rPr>
              <w:noProof/>
              <w:webHidden/>
            </w:rPr>
          </w:r>
          <w:r>
            <w:rPr>
              <w:noProof/>
              <w:webHidden/>
            </w:rPr>
            <w:fldChar w:fldCharType="separate"/>
          </w:r>
          <w:ins w:id="47" w:author="Ferdous, Md Sakib [C B E]" w:date="2023-08-23T07:28:00Z">
            <w:r>
              <w:rPr>
                <w:noProof/>
                <w:webHidden/>
              </w:rPr>
              <w:t>8</w:t>
            </w:r>
            <w:r>
              <w:rPr>
                <w:noProof/>
                <w:webHidden/>
              </w:rPr>
              <w:fldChar w:fldCharType="end"/>
            </w:r>
            <w:r w:rsidRPr="00F17895">
              <w:rPr>
                <w:rStyle w:val="Hyperlink"/>
                <w:noProof/>
              </w:rPr>
              <w:fldChar w:fldCharType="end"/>
            </w:r>
          </w:ins>
        </w:p>
        <w:p w14:paraId="282D5D87" w14:textId="67ED63C2" w:rsidR="00386FD7" w:rsidRDefault="00386FD7">
          <w:pPr>
            <w:pStyle w:val="TOC2"/>
            <w:tabs>
              <w:tab w:val="left" w:pos="660"/>
              <w:tab w:val="right" w:leader="dot" w:pos="9350"/>
            </w:tabs>
            <w:rPr>
              <w:ins w:id="48" w:author="Ferdous, Md Sakib [C B E]" w:date="2023-08-23T07:28:00Z"/>
              <w:rFonts w:asciiTheme="minorHAnsi" w:eastAsiaTheme="minorEastAsia" w:hAnsiTheme="minorHAnsi" w:cstheme="minorBidi"/>
              <w:noProof/>
              <w:kern w:val="2"/>
              <w:sz w:val="22"/>
              <w:szCs w:val="22"/>
              <w14:ligatures w14:val="standardContextual"/>
            </w:rPr>
          </w:pPr>
          <w:ins w:id="49" w:author="Ferdous, Md Sakib [C B E]" w:date="2023-08-23T07:28:00Z">
            <w:r w:rsidRPr="00F17895">
              <w:rPr>
                <w:rStyle w:val="Hyperlink"/>
                <w:noProof/>
              </w:rPr>
              <w:fldChar w:fldCharType="begin"/>
            </w:r>
            <w:r w:rsidRPr="00F17895">
              <w:rPr>
                <w:rStyle w:val="Hyperlink"/>
                <w:noProof/>
              </w:rPr>
              <w:instrText xml:space="preserve"> </w:instrText>
            </w:r>
            <w:r>
              <w:rPr>
                <w:noProof/>
              </w:rPr>
              <w:instrText>HYPERLINK \l "_Toc143668157"</w:instrText>
            </w:r>
            <w:r w:rsidRPr="00F17895">
              <w:rPr>
                <w:rStyle w:val="Hyperlink"/>
                <w:noProof/>
              </w:rPr>
              <w:instrText xml:space="preserve"> </w:instrText>
            </w:r>
            <w:r w:rsidRPr="00F17895">
              <w:rPr>
                <w:rStyle w:val="Hyperlink"/>
                <w:noProof/>
              </w:rPr>
            </w:r>
            <w:r w:rsidRPr="00F17895">
              <w:rPr>
                <w:rStyle w:val="Hyperlink"/>
                <w:noProof/>
              </w:rPr>
              <w:fldChar w:fldCharType="separate"/>
            </w:r>
            <w:r w:rsidRPr="00F17895">
              <w:rPr>
                <w:rStyle w:val="Hyperlink"/>
                <w:noProof/>
              </w:rPr>
              <w:t>a.</w:t>
            </w:r>
            <w:r>
              <w:rPr>
                <w:rFonts w:asciiTheme="minorHAnsi" w:eastAsiaTheme="minorEastAsia" w:hAnsiTheme="minorHAnsi" w:cstheme="minorBidi"/>
                <w:noProof/>
                <w:kern w:val="2"/>
                <w:sz w:val="22"/>
                <w:szCs w:val="22"/>
                <w14:ligatures w14:val="standardContextual"/>
              </w:rPr>
              <w:tab/>
            </w:r>
            <w:r w:rsidRPr="00F17895">
              <w:rPr>
                <w:rStyle w:val="Hyperlink"/>
                <w:noProof/>
              </w:rPr>
              <w:t>Management strategies</w:t>
            </w:r>
            <w:r>
              <w:rPr>
                <w:noProof/>
                <w:webHidden/>
              </w:rPr>
              <w:tab/>
            </w:r>
            <w:r>
              <w:rPr>
                <w:noProof/>
                <w:webHidden/>
              </w:rPr>
              <w:fldChar w:fldCharType="begin"/>
            </w:r>
            <w:r>
              <w:rPr>
                <w:noProof/>
                <w:webHidden/>
              </w:rPr>
              <w:instrText xml:space="preserve"> PAGEREF _Toc143668157 \h </w:instrText>
            </w:r>
          </w:ins>
          <w:r>
            <w:rPr>
              <w:noProof/>
              <w:webHidden/>
            </w:rPr>
          </w:r>
          <w:r>
            <w:rPr>
              <w:noProof/>
              <w:webHidden/>
            </w:rPr>
            <w:fldChar w:fldCharType="separate"/>
          </w:r>
          <w:ins w:id="50" w:author="Ferdous, Md Sakib [C B E]" w:date="2023-08-23T07:28:00Z">
            <w:r>
              <w:rPr>
                <w:noProof/>
                <w:webHidden/>
              </w:rPr>
              <w:t>11</w:t>
            </w:r>
            <w:r>
              <w:rPr>
                <w:noProof/>
                <w:webHidden/>
              </w:rPr>
              <w:fldChar w:fldCharType="end"/>
            </w:r>
            <w:r w:rsidRPr="00F17895">
              <w:rPr>
                <w:rStyle w:val="Hyperlink"/>
                <w:noProof/>
              </w:rPr>
              <w:fldChar w:fldCharType="end"/>
            </w:r>
          </w:ins>
        </w:p>
        <w:p w14:paraId="6F69DAF5" w14:textId="125096C0" w:rsidR="00386FD7" w:rsidRDefault="00386FD7">
          <w:pPr>
            <w:pStyle w:val="TOC2"/>
            <w:tabs>
              <w:tab w:val="right" w:leader="dot" w:pos="9350"/>
            </w:tabs>
            <w:rPr>
              <w:ins w:id="51" w:author="Ferdous, Md Sakib [C B E]" w:date="2023-08-23T07:28:00Z"/>
              <w:rFonts w:asciiTheme="minorHAnsi" w:eastAsiaTheme="minorEastAsia" w:hAnsiTheme="minorHAnsi" w:cstheme="minorBidi"/>
              <w:noProof/>
              <w:kern w:val="2"/>
              <w:sz w:val="22"/>
              <w:szCs w:val="22"/>
              <w14:ligatures w14:val="standardContextual"/>
            </w:rPr>
          </w:pPr>
          <w:ins w:id="52" w:author="Ferdous, Md Sakib [C B E]" w:date="2023-08-23T07:28:00Z">
            <w:r w:rsidRPr="00F17895">
              <w:rPr>
                <w:rStyle w:val="Hyperlink"/>
                <w:noProof/>
              </w:rPr>
              <w:fldChar w:fldCharType="begin"/>
            </w:r>
            <w:r w:rsidRPr="00F17895">
              <w:rPr>
                <w:rStyle w:val="Hyperlink"/>
                <w:noProof/>
              </w:rPr>
              <w:instrText xml:space="preserve"> </w:instrText>
            </w:r>
            <w:r>
              <w:rPr>
                <w:noProof/>
              </w:rPr>
              <w:instrText>HYPERLINK \l "_Toc143668158"</w:instrText>
            </w:r>
            <w:r w:rsidRPr="00F17895">
              <w:rPr>
                <w:rStyle w:val="Hyperlink"/>
                <w:noProof/>
              </w:rPr>
              <w:instrText xml:space="preserve"> </w:instrText>
            </w:r>
            <w:r w:rsidRPr="00F17895">
              <w:rPr>
                <w:rStyle w:val="Hyperlink"/>
                <w:noProof/>
              </w:rPr>
            </w:r>
            <w:r w:rsidRPr="00F17895">
              <w:rPr>
                <w:rStyle w:val="Hyperlink"/>
                <w:noProof/>
              </w:rPr>
              <w:fldChar w:fldCharType="separate"/>
            </w:r>
            <w:r w:rsidRPr="00F17895">
              <w:rPr>
                <w:rStyle w:val="Hyperlink"/>
                <w:noProof/>
              </w:rPr>
              <w:t>Future direction</w:t>
            </w:r>
            <w:r>
              <w:rPr>
                <w:noProof/>
                <w:webHidden/>
              </w:rPr>
              <w:tab/>
            </w:r>
            <w:r>
              <w:rPr>
                <w:noProof/>
                <w:webHidden/>
              </w:rPr>
              <w:fldChar w:fldCharType="begin"/>
            </w:r>
            <w:r>
              <w:rPr>
                <w:noProof/>
                <w:webHidden/>
              </w:rPr>
              <w:instrText xml:space="preserve"> PAGEREF _Toc143668158 \h </w:instrText>
            </w:r>
          </w:ins>
          <w:r>
            <w:rPr>
              <w:noProof/>
              <w:webHidden/>
            </w:rPr>
          </w:r>
          <w:r>
            <w:rPr>
              <w:noProof/>
              <w:webHidden/>
            </w:rPr>
            <w:fldChar w:fldCharType="separate"/>
          </w:r>
          <w:ins w:id="53" w:author="Ferdous, Md Sakib [C B E]" w:date="2023-08-23T07:28:00Z">
            <w:r>
              <w:rPr>
                <w:noProof/>
                <w:webHidden/>
              </w:rPr>
              <w:t>15</w:t>
            </w:r>
            <w:r>
              <w:rPr>
                <w:noProof/>
                <w:webHidden/>
              </w:rPr>
              <w:fldChar w:fldCharType="end"/>
            </w:r>
            <w:r w:rsidRPr="00F17895">
              <w:rPr>
                <w:rStyle w:val="Hyperlink"/>
                <w:noProof/>
              </w:rPr>
              <w:fldChar w:fldCharType="end"/>
            </w:r>
          </w:ins>
        </w:p>
        <w:p w14:paraId="4B01DDD1" w14:textId="2D9F6D79" w:rsidR="00386FD7" w:rsidRDefault="00386FD7">
          <w:pPr>
            <w:pStyle w:val="TOC1"/>
            <w:rPr>
              <w:ins w:id="54" w:author="Ferdous, Md Sakib [C B E]" w:date="2023-08-23T07:28:00Z"/>
              <w:rFonts w:asciiTheme="minorHAnsi" w:eastAsiaTheme="minorEastAsia" w:hAnsiTheme="minorHAnsi" w:cstheme="minorBidi"/>
              <w:noProof/>
              <w:kern w:val="2"/>
              <w:sz w:val="22"/>
              <w:szCs w:val="22"/>
              <w14:ligatures w14:val="standardContextual"/>
            </w:rPr>
          </w:pPr>
          <w:ins w:id="55" w:author="Ferdous, Md Sakib [C B E]" w:date="2023-08-23T07:28:00Z">
            <w:r w:rsidRPr="00F17895">
              <w:rPr>
                <w:rStyle w:val="Hyperlink"/>
                <w:noProof/>
              </w:rPr>
              <w:fldChar w:fldCharType="begin"/>
            </w:r>
            <w:r w:rsidRPr="00F17895">
              <w:rPr>
                <w:rStyle w:val="Hyperlink"/>
                <w:noProof/>
              </w:rPr>
              <w:instrText xml:space="preserve"> </w:instrText>
            </w:r>
            <w:r>
              <w:rPr>
                <w:noProof/>
              </w:rPr>
              <w:instrText>HYPERLINK \l "_Toc143668159"</w:instrText>
            </w:r>
            <w:r w:rsidRPr="00F17895">
              <w:rPr>
                <w:rStyle w:val="Hyperlink"/>
                <w:noProof/>
              </w:rPr>
              <w:instrText xml:space="preserve"> </w:instrText>
            </w:r>
            <w:r w:rsidRPr="00F17895">
              <w:rPr>
                <w:rStyle w:val="Hyperlink"/>
                <w:noProof/>
              </w:rPr>
            </w:r>
            <w:r w:rsidRPr="00F17895">
              <w:rPr>
                <w:rStyle w:val="Hyperlink"/>
                <w:noProof/>
              </w:rPr>
              <w:fldChar w:fldCharType="separate"/>
            </w:r>
            <w:r w:rsidRPr="00F17895">
              <w:rPr>
                <w:rStyle w:val="Hyperlink"/>
                <w:noProof/>
              </w:rPr>
              <w:t>Conclusions</w:t>
            </w:r>
            <w:r>
              <w:rPr>
                <w:noProof/>
                <w:webHidden/>
              </w:rPr>
              <w:tab/>
            </w:r>
            <w:r>
              <w:rPr>
                <w:noProof/>
                <w:webHidden/>
              </w:rPr>
              <w:fldChar w:fldCharType="begin"/>
            </w:r>
            <w:r>
              <w:rPr>
                <w:noProof/>
                <w:webHidden/>
              </w:rPr>
              <w:instrText xml:space="preserve"> PAGEREF _Toc143668159 \h </w:instrText>
            </w:r>
          </w:ins>
          <w:r>
            <w:rPr>
              <w:noProof/>
              <w:webHidden/>
            </w:rPr>
          </w:r>
          <w:r>
            <w:rPr>
              <w:noProof/>
              <w:webHidden/>
            </w:rPr>
            <w:fldChar w:fldCharType="separate"/>
          </w:r>
          <w:ins w:id="56" w:author="Ferdous, Md Sakib [C B E]" w:date="2023-08-23T07:28:00Z">
            <w:r>
              <w:rPr>
                <w:noProof/>
                <w:webHidden/>
              </w:rPr>
              <w:t>15</w:t>
            </w:r>
            <w:r>
              <w:rPr>
                <w:noProof/>
                <w:webHidden/>
              </w:rPr>
              <w:fldChar w:fldCharType="end"/>
            </w:r>
            <w:r w:rsidRPr="00F17895">
              <w:rPr>
                <w:rStyle w:val="Hyperlink"/>
                <w:noProof/>
              </w:rPr>
              <w:fldChar w:fldCharType="end"/>
            </w:r>
          </w:ins>
        </w:p>
        <w:p w14:paraId="21A77BA9" w14:textId="4432624F" w:rsidR="00386FD7" w:rsidRDefault="00386FD7">
          <w:pPr>
            <w:pStyle w:val="TOC1"/>
            <w:rPr>
              <w:ins w:id="57" w:author="Ferdous, Md Sakib [C B E]" w:date="2023-08-23T07:28:00Z"/>
              <w:rFonts w:asciiTheme="minorHAnsi" w:eastAsiaTheme="minorEastAsia" w:hAnsiTheme="minorHAnsi" w:cstheme="minorBidi"/>
              <w:noProof/>
              <w:kern w:val="2"/>
              <w:sz w:val="22"/>
              <w:szCs w:val="22"/>
              <w14:ligatures w14:val="standardContextual"/>
            </w:rPr>
          </w:pPr>
          <w:ins w:id="58" w:author="Ferdous, Md Sakib [C B E]" w:date="2023-08-23T07:28:00Z">
            <w:r w:rsidRPr="00F17895">
              <w:rPr>
                <w:rStyle w:val="Hyperlink"/>
                <w:noProof/>
              </w:rPr>
              <w:fldChar w:fldCharType="begin"/>
            </w:r>
            <w:r w:rsidRPr="00F17895">
              <w:rPr>
                <w:rStyle w:val="Hyperlink"/>
                <w:noProof/>
              </w:rPr>
              <w:instrText xml:space="preserve"> </w:instrText>
            </w:r>
            <w:r>
              <w:rPr>
                <w:noProof/>
              </w:rPr>
              <w:instrText>HYPERLINK \l "_Toc143668160"</w:instrText>
            </w:r>
            <w:r w:rsidRPr="00F17895">
              <w:rPr>
                <w:rStyle w:val="Hyperlink"/>
                <w:noProof/>
              </w:rPr>
              <w:instrText xml:space="preserve"> </w:instrText>
            </w:r>
            <w:r w:rsidRPr="00F17895">
              <w:rPr>
                <w:rStyle w:val="Hyperlink"/>
                <w:noProof/>
              </w:rPr>
            </w:r>
            <w:r w:rsidRPr="00F17895">
              <w:rPr>
                <w:rStyle w:val="Hyperlink"/>
                <w:noProof/>
              </w:rPr>
              <w:fldChar w:fldCharType="separate"/>
            </w:r>
            <w:r w:rsidRPr="00F17895">
              <w:rPr>
                <w:rStyle w:val="Hyperlink"/>
                <w:noProof/>
              </w:rPr>
              <w:t>Acknowledgements</w:t>
            </w:r>
            <w:r>
              <w:rPr>
                <w:noProof/>
                <w:webHidden/>
              </w:rPr>
              <w:tab/>
            </w:r>
            <w:r>
              <w:rPr>
                <w:noProof/>
                <w:webHidden/>
              </w:rPr>
              <w:fldChar w:fldCharType="begin"/>
            </w:r>
            <w:r>
              <w:rPr>
                <w:noProof/>
                <w:webHidden/>
              </w:rPr>
              <w:instrText xml:space="preserve"> PAGEREF _Toc143668160 \h </w:instrText>
            </w:r>
          </w:ins>
          <w:r>
            <w:rPr>
              <w:noProof/>
              <w:webHidden/>
            </w:rPr>
          </w:r>
          <w:r>
            <w:rPr>
              <w:noProof/>
              <w:webHidden/>
            </w:rPr>
            <w:fldChar w:fldCharType="separate"/>
          </w:r>
          <w:ins w:id="59" w:author="Ferdous, Md Sakib [C B E]" w:date="2023-08-23T07:28:00Z">
            <w:r>
              <w:rPr>
                <w:noProof/>
                <w:webHidden/>
              </w:rPr>
              <w:t>15</w:t>
            </w:r>
            <w:r>
              <w:rPr>
                <w:noProof/>
                <w:webHidden/>
              </w:rPr>
              <w:fldChar w:fldCharType="end"/>
            </w:r>
            <w:r w:rsidRPr="00F17895">
              <w:rPr>
                <w:rStyle w:val="Hyperlink"/>
                <w:noProof/>
              </w:rPr>
              <w:fldChar w:fldCharType="end"/>
            </w:r>
          </w:ins>
        </w:p>
        <w:p w14:paraId="313FC8FA" w14:textId="27999A81" w:rsidR="00386FD7" w:rsidRDefault="00386FD7">
          <w:pPr>
            <w:pStyle w:val="TOC1"/>
            <w:rPr>
              <w:ins w:id="60" w:author="Ferdous, Md Sakib [C B E]" w:date="2023-08-23T07:28:00Z"/>
              <w:rFonts w:asciiTheme="minorHAnsi" w:eastAsiaTheme="minorEastAsia" w:hAnsiTheme="minorHAnsi" w:cstheme="minorBidi"/>
              <w:noProof/>
              <w:kern w:val="2"/>
              <w:sz w:val="22"/>
              <w:szCs w:val="22"/>
              <w14:ligatures w14:val="standardContextual"/>
            </w:rPr>
          </w:pPr>
          <w:ins w:id="61" w:author="Ferdous, Md Sakib [C B E]" w:date="2023-08-23T07:28:00Z">
            <w:r w:rsidRPr="00F17895">
              <w:rPr>
                <w:rStyle w:val="Hyperlink"/>
                <w:noProof/>
              </w:rPr>
              <w:fldChar w:fldCharType="begin"/>
            </w:r>
            <w:r w:rsidRPr="00F17895">
              <w:rPr>
                <w:rStyle w:val="Hyperlink"/>
                <w:noProof/>
              </w:rPr>
              <w:instrText xml:space="preserve"> </w:instrText>
            </w:r>
            <w:r>
              <w:rPr>
                <w:noProof/>
              </w:rPr>
              <w:instrText>HYPERLINK \l "_Toc143668161"</w:instrText>
            </w:r>
            <w:r w:rsidRPr="00F17895">
              <w:rPr>
                <w:rStyle w:val="Hyperlink"/>
                <w:noProof/>
              </w:rPr>
              <w:instrText xml:space="preserve"> </w:instrText>
            </w:r>
            <w:r w:rsidRPr="00F17895">
              <w:rPr>
                <w:rStyle w:val="Hyperlink"/>
                <w:noProof/>
              </w:rPr>
            </w:r>
            <w:r w:rsidRPr="00F17895">
              <w:rPr>
                <w:rStyle w:val="Hyperlink"/>
                <w:noProof/>
              </w:rPr>
              <w:fldChar w:fldCharType="separate"/>
            </w:r>
            <w:r w:rsidRPr="00F17895">
              <w:rPr>
                <w:rStyle w:val="Hyperlink"/>
                <w:noProof/>
              </w:rPr>
              <w:t>References</w:t>
            </w:r>
            <w:r>
              <w:rPr>
                <w:noProof/>
                <w:webHidden/>
              </w:rPr>
              <w:tab/>
            </w:r>
            <w:r>
              <w:rPr>
                <w:noProof/>
                <w:webHidden/>
              </w:rPr>
              <w:fldChar w:fldCharType="begin"/>
            </w:r>
            <w:r>
              <w:rPr>
                <w:noProof/>
                <w:webHidden/>
              </w:rPr>
              <w:instrText xml:space="preserve"> PAGEREF _Toc143668161 \h </w:instrText>
            </w:r>
          </w:ins>
          <w:r>
            <w:rPr>
              <w:noProof/>
              <w:webHidden/>
            </w:rPr>
          </w:r>
          <w:r>
            <w:rPr>
              <w:noProof/>
              <w:webHidden/>
            </w:rPr>
            <w:fldChar w:fldCharType="separate"/>
          </w:r>
          <w:ins w:id="62" w:author="Ferdous, Md Sakib [C B E]" w:date="2023-08-23T07:28:00Z">
            <w:r>
              <w:rPr>
                <w:noProof/>
                <w:webHidden/>
              </w:rPr>
              <w:t>15</w:t>
            </w:r>
            <w:r>
              <w:rPr>
                <w:noProof/>
                <w:webHidden/>
              </w:rPr>
              <w:fldChar w:fldCharType="end"/>
            </w:r>
            <w:r w:rsidRPr="00F17895">
              <w:rPr>
                <w:rStyle w:val="Hyperlink"/>
                <w:noProof/>
              </w:rPr>
              <w:fldChar w:fldCharType="end"/>
            </w:r>
          </w:ins>
        </w:p>
        <w:p w14:paraId="46561A1F" w14:textId="770DFCB4" w:rsidR="003C3459" w:rsidRPr="003C3459" w:rsidRDefault="00AD5D32" w:rsidP="00A06A31">
          <w:r>
            <w:rPr>
              <w:b/>
              <w:bCs/>
              <w:noProof/>
            </w:rPr>
            <w:fldChar w:fldCharType="end"/>
          </w:r>
        </w:p>
      </w:sdtContent>
    </w:sdt>
    <w:p w14:paraId="38A1434A" w14:textId="29D33F6D" w:rsidR="00FE7606" w:rsidRPr="00FE7606" w:rsidDel="00552B34" w:rsidRDefault="00C22CDC" w:rsidP="00552B34">
      <w:pPr>
        <w:pStyle w:val="Heading1"/>
        <w:rPr>
          <w:del w:id="63" w:author="Cryer, Steve" w:date="2023-07-19T12:06:00Z"/>
        </w:rPr>
      </w:pPr>
      <w:r w:rsidRPr="005363A2">
        <w:t>Abstract</w:t>
      </w:r>
    </w:p>
    <w:p w14:paraId="10538AE3" w14:textId="77777777" w:rsidR="00930581" w:rsidRPr="00930581" w:rsidRDefault="00930581" w:rsidP="00930581"/>
    <w:p w14:paraId="51551085" w14:textId="4A0D0C5E" w:rsidR="00C22CDC" w:rsidRDefault="00C22CDC" w:rsidP="00C817B8">
      <w:pPr>
        <w:pStyle w:val="Heading1"/>
        <w:rPr>
          <w:ins w:id="64" w:author="Ferdous, Md Sakib [C B E]" w:date="2023-07-14T18:59:00Z"/>
        </w:rPr>
      </w:pPr>
      <w:bookmarkStart w:id="65" w:name="_Toc143668146"/>
      <w:commentRangeStart w:id="66"/>
      <w:r>
        <w:t>Introduction</w:t>
      </w:r>
      <w:bookmarkEnd w:id="65"/>
      <w:commentRangeEnd w:id="66"/>
      <w:r w:rsidR="00512725">
        <w:rPr>
          <w:rStyle w:val="CommentReference"/>
          <w:rFonts w:ascii="Times New Roman" w:eastAsia="Times New Roman" w:hAnsi="Times New Roman" w:cs="Times New Roman"/>
          <w:color w:val="auto"/>
        </w:rPr>
        <w:commentReference w:id="66"/>
      </w:r>
    </w:p>
    <w:p w14:paraId="635E5903" w14:textId="77777777" w:rsidR="00AE1FD8" w:rsidRDefault="00AE1FD8" w:rsidP="00AE1FD8">
      <w:pPr>
        <w:rPr>
          <w:ins w:id="67" w:author="Ferdous, Md Sakib [C B E]" w:date="2023-07-15T16:44:00Z"/>
        </w:rPr>
      </w:pPr>
    </w:p>
    <w:p w14:paraId="622182E0" w14:textId="04160AD9" w:rsidR="00DB2E2C" w:rsidRDefault="00DB2E2C" w:rsidP="00AE1FD8">
      <w:pPr>
        <w:rPr>
          <w:ins w:id="68" w:author="Ferdous, Md Sakib [C B E]" w:date="2023-07-15T17:34:00Z"/>
        </w:rPr>
      </w:pPr>
      <w:ins w:id="69" w:author="Ferdous, Md Sakib [C B E]" w:date="2023-07-15T16:45:00Z">
        <w:r>
          <w:t>In agriculture</w:t>
        </w:r>
      </w:ins>
      <w:ins w:id="70" w:author="Cryer, Steve" w:date="2023-07-19T08:03:00Z">
        <w:r w:rsidR="00421CB3">
          <w:t>,</w:t>
        </w:r>
      </w:ins>
      <w:ins w:id="71" w:author="Ferdous, Md Sakib [C B E]" w:date="2023-07-15T16:45:00Z">
        <w:r>
          <w:t xml:space="preserve"> </w:t>
        </w:r>
      </w:ins>
      <w:ins w:id="72" w:author="Ferdous, Md Sakib [C B E]" w:date="2023-07-15T16:46:00Z">
        <w:r>
          <w:t>un</w:t>
        </w:r>
      </w:ins>
      <w:ins w:id="73" w:author="Ferdous, Md Sakib [C B E]" w:date="2023-07-15T16:47:00Z">
        <w:r>
          <w:t xml:space="preserve">wanted </w:t>
        </w:r>
      </w:ins>
      <w:ins w:id="74" w:author="Ferdous, Md Sakib [C B E]" w:date="2023-07-15T16:45:00Z">
        <w:r>
          <w:t xml:space="preserve">plant species that </w:t>
        </w:r>
      </w:ins>
      <w:ins w:id="75" w:author="Ferdous, Md Sakib [C B E]" w:date="2023-07-22T14:54:00Z">
        <w:r w:rsidR="00D848D4">
          <w:t>grow</w:t>
        </w:r>
      </w:ins>
      <w:ins w:id="76" w:author="Ferdous, Md Sakib [C B E]" w:date="2023-07-15T16:45:00Z">
        <w:r>
          <w:t xml:space="preserve"> </w:t>
        </w:r>
      </w:ins>
      <w:ins w:id="77" w:author="Ferdous, Md Sakib [C B E]" w:date="2023-07-15T16:46:00Z">
        <w:r>
          <w:t xml:space="preserve">alongside the target crop is </w:t>
        </w:r>
      </w:ins>
      <w:ins w:id="78" w:author="Ferdous, Md Sakib [C B E]" w:date="2023-07-15T16:47:00Z">
        <w:r>
          <w:t xml:space="preserve">generically called </w:t>
        </w:r>
      </w:ins>
      <w:ins w:id="79" w:author="Ferdous, Md Sakib [C B E]" w:date="2023-08-23T07:18:00Z">
        <w:r w:rsidR="00A40ADD">
          <w:t>weed</w:t>
        </w:r>
      </w:ins>
      <w:ins w:id="80" w:author="Ferdous, Md Sakib [C B E]" w:date="2023-07-15T16:47:00Z">
        <w:r>
          <w:t xml:space="preserve">. </w:t>
        </w:r>
      </w:ins>
      <w:ins w:id="81" w:author="Ferdous, Md Sakib [C B E]" w:date="2023-07-15T16:48:00Z">
        <w:del w:id="82" w:author="Cryer, Steve" w:date="2023-07-18T13:11:00Z">
          <w:r w:rsidDel="002179AF">
            <w:delText>The w</w:delText>
          </w:r>
        </w:del>
      </w:ins>
      <w:ins w:id="83" w:author="Cryer, Steve" w:date="2023-07-18T13:11:00Z">
        <w:r w:rsidR="002179AF">
          <w:t>W</w:t>
        </w:r>
      </w:ins>
      <w:ins w:id="84" w:author="Ferdous, Md Sakib [C B E]" w:date="2023-07-15T16:48:00Z">
        <w:r>
          <w:t>eed</w:t>
        </w:r>
        <w:del w:id="85" w:author="Cryer, Steve" w:date="2023-07-18T13:11:00Z">
          <w:r w:rsidDel="002179AF">
            <w:delText xml:space="preserve"> species</w:delText>
          </w:r>
        </w:del>
        <w:r>
          <w:t xml:space="preserve"> compete with the actual crop for food and other res</w:t>
        </w:r>
      </w:ins>
      <w:ins w:id="86" w:author="Ferdous, Md Sakib [C B E]" w:date="2023-07-15T16:49:00Z">
        <w:r>
          <w:t xml:space="preserve">ources, thereby </w:t>
        </w:r>
      </w:ins>
      <w:ins w:id="87" w:author="Cryer, Steve" w:date="2023-07-18T13:12:00Z">
        <w:r w:rsidR="002179AF">
          <w:t xml:space="preserve">potentially </w:t>
        </w:r>
      </w:ins>
      <w:ins w:id="88" w:author="Ferdous, Md Sakib [C B E]" w:date="2023-07-15T16:52:00Z">
        <w:r>
          <w:t>causing</w:t>
        </w:r>
      </w:ins>
      <w:ins w:id="89" w:author="Ferdous, Md Sakib [C B E]" w:date="2023-07-15T16:49:00Z">
        <w:r>
          <w:t xml:space="preserve"> heavy loss in </w:t>
        </w:r>
        <w:del w:id="90" w:author="Cryer, Steve" w:date="2023-07-18T13:12:00Z">
          <w:r w:rsidDel="002179AF">
            <w:delText>the</w:delText>
          </w:r>
        </w:del>
      </w:ins>
      <w:ins w:id="91" w:author="Cryer, Steve" w:date="2023-07-18T13:12:00Z">
        <w:r w:rsidR="002179AF">
          <w:t>crop</w:t>
        </w:r>
      </w:ins>
      <w:ins w:id="92" w:author="Ferdous, Md Sakib [C B E]" w:date="2023-07-15T16:49:00Z">
        <w:r>
          <w:t xml:space="preserve"> yield. </w:t>
        </w:r>
      </w:ins>
      <w:ins w:id="93" w:author="Cryer, Steve" w:date="2023-07-19T12:01:00Z">
        <w:r w:rsidR="000A527D">
          <w:t xml:space="preserve">Weeds often reduce the financial </w:t>
        </w:r>
        <w:r w:rsidR="00D85E2B">
          <w:t>value of the crop by diminished quality</w:t>
        </w:r>
      </w:ins>
      <w:ins w:id="94" w:author="Cryer, Steve" w:date="2023-07-19T12:02:00Z">
        <w:r w:rsidR="007C5C46">
          <w:t xml:space="preserve"> and increased production cost</w:t>
        </w:r>
      </w:ins>
      <w:ins w:id="95" w:author="Cryer, Steve" w:date="2023-07-19T12:01:00Z">
        <w:r w:rsidR="00D85E2B">
          <w:t xml:space="preserve">.  </w:t>
        </w:r>
      </w:ins>
      <w:ins w:id="96" w:author="Cryer, Steve" w:date="2023-07-19T12:06:00Z">
        <w:r w:rsidR="00552B34" w:rsidRPr="00B01625">
          <w:t>Weed control in industrial-scale agricultur</w:t>
        </w:r>
        <w:r w:rsidR="00552B34">
          <w:t>e</w:t>
        </w:r>
        <w:r w:rsidR="00552B34" w:rsidRPr="00B01625">
          <w:t xml:space="preserve"> is crucial to ensure the optimal growth and productivity of crops. Effective management practices for weed control not only help in minimizing crop yield losses but also reduce competition for resources such as water, nutrients, and sunlight. </w:t>
        </w:r>
      </w:ins>
      <w:ins w:id="97" w:author="Ferdous, Md Sakib [C B E]" w:date="2023-07-15T16:51:00Z">
        <w:r>
          <w:t>Historically,</w:t>
        </w:r>
      </w:ins>
      <w:ins w:id="98" w:author="Ferdous, Md Sakib [C B E]" w:date="2023-07-15T16:52:00Z">
        <w:r>
          <w:t xml:space="preserve"> t</w:t>
        </w:r>
      </w:ins>
      <w:ins w:id="99" w:author="Ferdous, Md Sakib [C B E]" w:date="2023-07-15T16:51:00Z">
        <w:r>
          <w:t xml:space="preserve">here had been several different approaches for tackling </w:t>
        </w:r>
      </w:ins>
      <w:ins w:id="100" w:author="Ferdous, Md Sakib [C B E]" w:date="2023-07-15T16:47:00Z">
        <w:r>
          <w:t xml:space="preserve"> </w:t>
        </w:r>
      </w:ins>
      <w:ins w:id="101" w:author="Ferdous, Md Sakib [C B E]" w:date="2023-07-15T16:52:00Z">
        <w:r>
          <w:t>this issue – hand weeding, deep tilling, cover crops</w:t>
        </w:r>
        <w:r w:rsidR="00AD49D9">
          <w:t xml:space="preserve"> etc.</w:t>
        </w:r>
      </w:ins>
      <w:ins w:id="102" w:author="Cryer, Steve" w:date="2023-07-18T13:13:00Z">
        <w:r w:rsidR="002179AF">
          <w:t>, but</w:t>
        </w:r>
      </w:ins>
      <w:ins w:id="103" w:author="Ferdous, Md Sakib [C B E]" w:date="2023-07-15T16:52:00Z">
        <w:r w:rsidR="00AD49D9">
          <w:t xml:space="preserve"> </w:t>
        </w:r>
      </w:ins>
      <w:ins w:id="104" w:author="Ferdous, Md Sakib [C B E]" w:date="2023-07-15T16:53:00Z">
        <w:del w:id="105" w:author="Cryer, Steve" w:date="2023-07-18T13:13:00Z">
          <w:r w:rsidR="00AD49D9" w:rsidDel="002179AF">
            <w:delText xml:space="preserve">In modern agriculture </w:delText>
          </w:r>
        </w:del>
      </w:ins>
      <w:ins w:id="106" w:author="Cryer, Steve" w:date="2023-07-18T13:13:00Z">
        <w:r w:rsidR="002179AF">
          <w:t xml:space="preserve">using a chemical herbicide is </w:t>
        </w:r>
      </w:ins>
      <w:ins w:id="107" w:author="Ferdous, Md Sakib [C B E]" w:date="2023-07-15T16:53:00Z">
        <w:r w:rsidR="00AD49D9">
          <w:t xml:space="preserve">one of the most important </w:t>
        </w:r>
      </w:ins>
      <w:ins w:id="108" w:author="Ferdous, Md Sakib [C B E]" w:date="2023-07-15T16:54:00Z">
        <w:r w:rsidR="00AD49D9">
          <w:t>ways</w:t>
        </w:r>
      </w:ins>
      <w:ins w:id="109" w:author="Ferdous, Md Sakib [C B E]" w:date="2023-07-15T16:53:00Z">
        <w:r w:rsidR="00AD49D9">
          <w:t xml:space="preserve"> </w:t>
        </w:r>
        <w:del w:id="110" w:author="Cryer, Steve" w:date="2023-07-18T13:15:00Z">
          <w:r w:rsidR="00AD49D9" w:rsidDel="002179AF">
            <w:delText>of handling</w:delText>
          </w:r>
        </w:del>
      </w:ins>
      <w:ins w:id="111" w:author="Cryer, Steve" w:date="2023-07-18T13:15:00Z">
        <w:r w:rsidR="002179AF">
          <w:t>to control</w:t>
        </w:r>
      </w:ins>
      <w:ins w:id="112" w:author="Ferdous, Md Sakib [C B E]" w:date="2023-07-15T16:53:00Z">
        <w:r w:rsidR="00AD49D9">
          <w:t xml:space="preserve"> weed</w:t>
        </w:r>
        <w:del w:id="113" w:author="Cryer, Steve" w:date="2023-07-18T13:14:00Z">
          <w:r w:rsidR="00AD49D9" w:rsidDel="002179AF">
            <w:delText xml:space="preserve"> </w:delText>
          </w:r>
        </w:del>
      </w:ins>
      <w:ins w:id="114" w:author="Cryer, Steve" w:date="2023-07-18T13:14:00Z">
        <w:r w:rsidR="002179AF">
          <w:t>s</w:t>
        </w:r>
      </w:ins>
      <w:ins w:id="115" w:author="Ferdous, Md Sakib [C B E]" w:date="2023-07-15T16:53:00Z">
        <w:del w:id="116" w:author="Cryer, Steve" w:date="2023-07-18T13:14:00Z">
          <w:r w:rsidR="00AD49D9" w:rsidDel="002179AF">
            <w:delText>is the application of chemical herbicide</w:delText>
          </w:r>
        </w:del>
        <w:r w:rsidR="00AD49D9">
          <w:t xml:space="preserve">. These </w:t>
        </w:r>
        <w:del w:id="117" w:author="Cryer, Steve" w:date="2023-07-18T14:06:00Z">
          <w:r w:rsidR="00AD49D9" w:rsidDel="00845E20">
            <w:delText xml:space="preserve">chemical </w:delText>
          </w:r>
        </w:del>
      </w:ins>
      <w:ins w:id="118" w:author="Ferdous, Md Sakib [C B E]" w:date="2023-07-15T16:57:00Z">
        <w:r w:rsidR="00AD49D9">
          <w:t>herbicides work</w:t>
        </w:r>
      </w:ins>
      <w:ins w:id="119" w:author="Ferdous, Md Sakib [C B E]" w:date="2023-07-15T16:54:00Z">
        <w:r w:rsidR="00AD49D9">
          <w:t xml:space="preserve"> </w:t>
        </w:r>
      </w:ins>
      <w:ins w:id="120" w:author="Ferdous, Md Sakib [C B E]" w:date="2023-07-15T16:57:00Z">
        <w:r w:rsidR="00AD49D9">
          <w:t xml:space="preserve">by </w:t>
        </w:r>
        <w:del w:id="121" w:author="Cryer, Steve" w:date="2023-07-18T14:06:00Z">
          <w:r w:rsidR="00AD49D9" w:rsidDel="00845E20">
            <w:delText>mode of action</w:delText>
          </w:r>
        </w:del>
      </w:ins>
      <w:ins w:id="122" w:author="Ferdous, Md Sakib [C B E]" w:date="2023-07-15T17:20:00Z">
        <w:del w:id="123" w:author="Cryer, Steve" w:date="2023-07-18T14:06:00Z">
          <w:r w:rsidR="007559B1" w:rsidDel="00845E20">
            <w:delText xml:space="preserve">- </w:delText>
          </w:r>
        </w:del>
      </w:ins>
      <w:ins w:id="124" w:author="Cryer, Steve" w:date="2023-07-18T14:06:00Z">
        <w:r w:rsidR="00845E20">
          <w:t xml:space="preserve"> </w:t>
        </w:r>
      </w:ins>
      <w:ins w:id="125" w:author="Ferdous, Md Sakib [C B E]" w:date="2023-07-15T16:57:00Z">
        <w:r w:rsidR="00AD49D9">
          <w:t>targeting</w:t>
        </w:r>
      </w:ins>
      <w:ins w:id="126" w:author="Ferdous, Md Sakib [C B E]" w:date="2023-07-15T16:58:00Z">
        <w:r w:rsidR="00AD49D9">
          <w:t xml:space="preserve"> a part of the DNA of the targeted weed species. </w:t>
        </w:r>
      </w:ins>
      <w:ins w:id="127" w:author="Ferdous, Md Sakib [C B E]" w:date="2023-07-15T17:04:00Z">
        <w:r w:rsidR="007B493D">
          <w:t xml:space="preserve">The </w:t>
        </w:r>
        <w:del w:id="128" w:author="Cryer, Steve" w:date="2023-07-18T14:07:00Z">
          <w:r w:rsidR="007B493D" w:rsidDel="00845E20">
            <w:delText xml:space="preserve">chemical </w:delText>
          </w:r>
        </w:del>
      </w:ins>
      <w:ins w:id="129" w:author="Cryer, Steve" w:date="2023-07-18T14:07:00Z">
        <w:r w:rsidR="00845E20">
          <w:t xml:space="preserve">herbicide </w:t>
        </w:r>
      </w:ins>
      <w:ins w:id="130" w:author="Ferdous, Md Sakib [C B E]" w:date="2023-07-15T17:04:00Z">
        <w:r w:rsidR="007B493D">
          <w:t xml:space="preserve">component </w:t>
        </w:r>
        <w:del w:id="131" w:author="Cryer, Steve" w:date="2023-07-18T14:08:00Z">
          <w:r w:rsidR="007B493D" w:rsidDel="00845E20">
            <w:delText xml:space="preserve">in the herbicide </w:delText>
          </w:r>
        </w:del>
        <w:r w:rsidR="007B493D">
          <w:t>pro</w:t>
        </w:r>
      </w:ins>
      <w:ins w:id="132" w:author="Cryer, Steve" w:date="2023-07-18T14:08:00Z">
        <w:r w:rsidR="00845E20">
          <w:t xml:space="preserve">vides a </w:t>
        </w:r>
      </w:ins>
      <w:ins w:id="133" w:author="Ferdous, Md Sakib [C B E]" w:date="2023-07-15T17:04:00Z">
        <w:del w:id="134" w:author="Cryer, Steve" w:date="2023-07-18T14:08:00Z">
          <w:r w:rsidR="007B493D" w:rsidDel="00845E20">
            <w:delText xml:space="preserve">duces </w:delText>
          </w:r>
        </w:del>
        <w:r w:rsidR="007B493D">
          <w:t xml:space="preserve">toxic substance </w:t>
        </w:r>
        <w:del w:id="135" w:author="Cryer, Steve" w:date="2023-07-18T14:09:00Z">
          <w:r w:rsidR="007B493D" w:rsidDel="00845E20">
            <w:delText xml:space="preserve">on metabolic pathway which </w:delText>
          </w:r>
        </w:del>
      </w:ins>
      <w:ins w:id="136" w:author="Ferdous, Md Sakib [C B E]" w:date="2023-07-15T17:05:00Z">
        <w:del w:id="137" w:author="Cryer, Steve" w:date="2023-07-18T14:09:00Z">
          <w:r w:rsidR="007B493D" w:rsidDel="00845E20">
            <w:delText xml:space="preserve">depends on the DNA </w:delText>
          </w:r>
        </w:del>
        <w:r w:rsidR="007B493D">
          <w:t>resulting in neutralization or halting the further growth of the weed species.</w:t>
        </w:r>
      </w:ins>
      <w:ins w:id="138" w:author="Ferdous, Md Sakib [C B E]" w:date="2023-07-15T17:07:00Z">
        <w:r w:rsidR="007B493D">
          <w:t xml:space="preserve"> But </w:t>
        </w:r>
        <w:del w:id="139" w:author="Cryer, Steve" w:date="2023-07-18T14:10:00Z">
          <w:r w:rsidR="007B493D" w:rsidDel="00845E20">
            <w:delText xml:space="preserve">during propagation of the gene from </w:delText>
          </w:r>
        </w:del>
      </w:ins>
      <w:ins w:id="140" w:author="Ferdous, Md Sakib [C B E]" w:date="2023-07-15T17:09:00Z">
        <w:r w:rsidR="007B493D">
          <w:t>generation-to-generation</w:t>
        </w:r>
      </w:ins>
      <w:ins w:id="141" w:author="Cryer, Steve" w:date="2023-07-18T14:10:00Z">
        <w:r w:rsidR="00845E20">
          <w:t xml:space="preserve"> propagation of the gene creates</w:t>
        </w:r>
      </w:ins>
      <w:ins w:id="142" w:author="Ferdous, Md Sakib [C B E]" w:date="2023-07-15T17:07:00Z">
        <w:r w:rsidR="007B493D">
          <w:t xml:space="preserve"> </w:t>
        </w:r>
      </w:ins>
      <w:ins w:id="143" w:author="Ferdous, Md Sakib [C B E]" w:date="2023-07-15T17:08:00Z">
        <w:r w:rsidR="007B493D">
          <w:t xml:space="preserve">mutations </w:t>
        </w:r>
      </w:ins>
      <w:ins w:id="144" w:author="Ferdous, Md Sakib [C B E]" w:date="2023-07-15T17:09:00Z">
        <w:del w:id="145" w:author="Cryer, Steve" w:date="2023-07-18T14:10:00Z">
          <w:r w:rsidR="007B493D" w:rsidDel="00845E20">
            <w:delText>happen</w:delText>
          </w:r>
        </w:del>
      </w:ins>
      <w:ins w:id="146" w:author="Ferdous, Md Sakib [C B E]" w:date="2023-07-15T17:08:00Z">
        <w:del w:id="147" w:author="Cryer, Steve" w:date="2023-07-18T14:10:00Z">
          <w:r w:rsidR="007B493D" w:rsidDel="00845E20">
            <w:delText xml:space="preserve"> </w:delText>
          </w:r>
        </w:del>
        <w:r w:rsidR="007B493D">
          <w:t>in</w:t>
        </w:r>
      </w:ins>
      <w:ins w:id="148" w:author="Ferdous, Md Sakib [C B E]" w:date="2023-07-15T17:14:00Z">
        <w:r w:rsidR="00AB4206">
          <w:t xml:space="preserve"> the DNA</w:t>
        </w:r>
        <w:del w:id="149" w:author="Cryer, Steve" w:date="2023-07-18T14:11:00Z">
          <w:r w:rsidR="00AB4206" w:rsidDel="00845E20">
            <w:delText>. The mutations</w:delText>
          </w:r>
        </w:del>
      </w:ins>
      <w:ins w:id="150" w:author="Cryer, Steve" w:date="2023-07-18T14:11:00Z">
        <w:r w:rsidR="00845E20">
          <w:t>, and mutations</w:t>
        </w:r>
      </w:ins>
      <w:ins w:id="151" w:author="Ferdous, Md Sakib [C B E]" w:date="2023-07-15T17:14:00Z">
        <w:r w:rsidR="00AB4206">
          <w:t xml:space="preserve"> which </w:t>
        </w:r>
      </w:ins>
      <w:ins w:id="152" w:author="Ferdous, Md Sakib [C B E]" w:date="2023-07-15T17:15:00Z">
        <w:r w:rsidR="00AB4206">
          <w:t>favor</w:t>
        </w:r>
      </w:ins>
      <w:ins w:id="153" w:author="Ferdous, Md Sakib [C B E]" w:date="2023-07-15T17:14:00Z">
        <w:r w:rsidR="00AB4206">
          <w:t xml:space="preserve"> the weeds in survival against the herbicide become increasingly prominent in the </w:t>
        </w:r>
      </w:ins>
      <w:ins w:id="154" w:author="Ferdous, Md Sakib [C B E]" w:date="2023-07-15T17:15:00Z">
        <w:r w:rsidR="00AB4206">
          <w:lastRenderedPageBreak/>
          <w:t>surviving</w:t>
        </w:r>
      </w:ins>
      <w:ins w:id="155" w:author="Ferdous, Md Sakib [C B E]" w:date="2023-07-15T17:14:00Z">
        <w:r w:rsidR="00AB4206">
          <w:t xml:space="preserve"> population. </w:t>
        </w:r>
      </w:ins>
      <w:ins w:id="156" w:author="Cryer, Steve" w:date="2023-07-18T14:11:00Z">
        <w:del w:id="157" w:author="Ferdous, Md Sakib [C B E]" w:date="2023-08-24T22:29:00Z">
          <w:r w:rsidR="00845E20" w:rsidRPr="00845E20" w:rsidDel="005B7C2E">
            <w:rPr>
              <w:strike/>
              <w:rPrChange w:id="158" w:author="Cryer, Steve" w:date="2023-07-18T14:12:00Z">
                <w:rPr/>
              </w:rPrChange>
            </w:rPr>
            <w:delText xml:space="preserve">weed </w:delText>
          </w:r>
        </w:del>
      </w:ins>
      <w:ins w:id="159" w:author="Ferdous, Md Sakib [C B E]" w:date="2023-07-15T17:16:00Z">
        <w:del w:id="160" w:author="Cryer, Steve" w:date="2023-07-18T14:12:00Z">
          <w:r w:rsidR="00AB4206" w:rsidDel="00845E20">
            <w:delText>pass by t</w:delText>
          </w:r>
        </w:del>
      </w:ins>
      <w:ins w:id="161" w:author="Cryer, Steve" w:date="2023-07-18T14:11:00Z">
        <w:r w:rsidR="00845E20">
          <w:t>T</w:t>
        </w:r>
      </w:ins>
      <w:ins w:id="162" w:author="Ferdous, Md Sakib [C B E]" w:date="2023-07-15T17:16:00Z">
        <w:r w:rsidR="00AB4206">
          <w:t xml:space="preserve">here are increasing number of weeds that </w:t>
        </w:r>
      </w:ins>
      <w:ins w:id="163" w:author="Ferdous, Md Sakib [C B E]" w:date="2023-07-15T17:19:00Z">
        <w:r w:rsidR="007559B1">
          <w:t>manage</w:t>
        </w:r>
      </w:ins>
      <w:ins w:id="164" w:author="Ferdous, Md Sakib [C B E]" w:date="2023-07-15T17:16:00Z">
        <w:r w:rsidR="00AB4206">
          <w:t xml:space="preserve"> to evade the herbicide</w:t>
        </w:r>
      </w:ins>
      <w:ins w:id="165" w:author="Cryer, Steve" w:date="2023-07-18T14:12:00Z">
        <w:r w:rsidR="00845E20">
          <w:t xml:space="preserve"> in subsequent years,</w:t>
        </w:r>
      </w:ins>
      <w:ins w:id="166" w:author="Ferdous, Md Sakib [C B E]" w:date="2023-07-15T17:16:00Z">
        <w:r w:rsidR="00AB4206">
          <w:t xml:space="preserve"> eventually rendering the herbicide ineffective</w:t>
        </w:r>
        <w:del w:id="167" w:author="Cryer, Steve" w:date="2023-07-18T16:09:00Z">
          <w:r w:rsidR="00AB4206" w:rsidDel="005F069E">
            <w:delText xml:space="preserve">. </w:delText>
          </w:r>
        </w:del>
      </w:ins>
      <w:ins w:id="168" w:author="Ferdous, Md Sakib [C B E]" w:date="2023-07-15T17:19:00Z">
        <w:del w:id="169" w:author="Cryer, Steve" w:date="2023-07-18T16:09:00Z">
          <w:r w:rsidR="007559B1" w:rsidDel="005F069E">
            <w:delText xml:space="preserve">Broadly </w:delText>
          </w:r>
        </w:del>
      </w:ins>
      <w:ins w:id="170" w:author="Ferdous, Md Sakib [C B E]" w:date="2023-07-15T17:20:00Z">
        <w:del w:id="171" w:author="Cryer, Steve" w:date="2023-07-18T16:09:00Z">
          <w:r w:rsidR="007559B1" w:rsidDel="005F069E">
            <w:delText>this phenomenon is termed</w:delText>
          </w:r>
        </w:del>
      </w:ins>
      <w:ins w:id="172" w:author="Cryer, Steve" w:date="2023-07-18T16:09:00Z">
        <w:r w:rsidR="005F069E">
          <w:t xml:space="preserve"> (deemed</w:t>
        </w:r>
      </w:ins>
      <w:ins w:id="173" w:author="Ferdous, Md Sakib [C B E]" w:date="2023-07-15T17:20:00Z">
        <w:r w:rsidR="007559B1">
          <w:t xml:space="preserve"> weed herbicide resistance</w:t>
        </w:r>
      </w:ins>
      <w:ins w:id="174" w:author="Cryer, Steve" w:date="2023-07-18T16:09:00Z">
        <w:r w:rsidR="005F069E">
          <w:t>)</w:t>
        </w:r>
      </w:ins>
      <w:ins w:id="175" w:author="Ferdous, Md Sakib [C B E]" w:date="2023-07-15T17:20:00Z">
        <w:r w:rsidR="007559B1">
          <w:t xml:space="preserve">.  </w:t>
        </w:r>
      </w:ins>
    </w:p>
    <w:p w14:paraId="3046709B" w14:textId="77777777" w:rsidR="00E047B4" w:rsidRDefault="00E047B4" w:rsidP="00AE1FD8">
      <w:pPr>
        <w:rPr>
          <w:ins w:id="176" w:author="Ferdous, Md Sakib [C B E]" w:date="2023-07-15T17:34:00Z"/>
        </w:rPr>
      </w:pPr>
    </w:p>
    <w:p w14:paraId="6B50016D" w14:textId="3B37346F" w:rsidR="005972ED" w:rsidRDefault="00E047B4" w:rsidP="005972ED">
      <w:pPr>
        <w:rPr>
          <w:ins w:id="177" w:author="Ferdous, Md Sakib [C B E]" w:date="2023-07-18T11:31:00Z"/>
        </w:rPr>
      </w:pPr>
      <w:ins w:id="178" w:author="Ferdous, Md Sakib [C B E]" w:date="2023-07-15T17:34:00Z">
        <w:r>
          <w:t xml:space="preserve">Herbicide resistance causes </w:t>
        </w:r>
      </w:ins>
      <w:ins w:id="179" w:author="Cryer, Steve" w:date="2023-07-18T16:09:00Z">
        <w:r w:rsidR="005F069E">
          <w:t xml:space="preserve">economic </w:t>
        </w:r>
      </w:ins>
      <w:ins w:id="180" w:author="Ferdous, Md Sakib [C B E]" w:date="2023-07-15T17:34:00Z">
        <w:r>
          <w:t xml:space="preserve">loss for both the grower and </w:t>
        </w:r>
        <w:r w:rsidRPr="00242ED4">
          <w:rPr>
            <w:strike/>
            <w:rPrChange w:id="181" w:author="Cryer, Steve" w:date="2023-07-18T16:48:00Z">
              <w:rPr/>
            </w:rPrChange>
          </w:rPr>
          <w:t xml:space="preserve">the </w:t>
        </w:r>
        <w:r>
          <w:t xml:space="preserve">herbicide producers. It takes a </w:t>
        </w:r>
        <w:del w:id="182" w:author="Cryer, Steve" w:date="2023-07-18T16:48:00Z">
          <w:r w:rsidDel="00454A5E">
            <w:delText>great deal of</w:delText>
          </w:r>
        </w:del>
      </w:ins>
      <w:ins w:id="183" w:author="Cryer, Steve" w:date="2023-07-18T16:48:00Z">
        <w:r w:rsidR="00454A5E">
          <w:t>tremendous</w:t>
        </w:r>
      </w:ins>
      <w:ins w:id="184" w:author="Ferdous, Md Sakib [C B E]" w:date="2023-07-15T17:34:00Z">
        <w:r>
          <w:t xml:space="preserve"> effort to </w:t>
        </w:r>
        <w:del w:id="185" w:author="Cryer, Steve" w:date="2023-07-18T16:49:00Z">
          <w:r w:rsidDel="00F8611F">
            <w:delText>come up with a</w:delText>
          </w:r>
        </w:del>
      </w:ins>
      <w:ins w:id="186" w:author="Cryer, Steve" w:date="2023-07-18T16:49:00Z">
        <w:r w:rsidR="00F8611F">
          <w:t>register</w:t>
        </w:r>
      </w:ins>
      <w:ins w:id="187" w:author="Ferdous, Md Sakib [C B E]" w:date="2023-07-15T17:34:00Z">
        <w:r>
          <w:t xml:space="preserve"> molecule</w:t>
        </w:r>
      </w:ins>
      <w:ins w:id="188" w:author="Cryer, Steve" w:date="2023-07-18T16:49:00Z">
        <w:r w:rsidR="00F8611F">
          <w:t xml:space="preserve">s </w:t>
        </w:r>
      </w:ins>
      <w:ins w:id="189" w:author="Cryer, Steve" w:date="2023-07-18T16:50:00Z">
        <w:r w:rsidR="005D3521">
          <w:t xml:space="preserve">to sale </w:t>
        </w:r>
      </w:ins>
      <w:ins w:id="190" w:author="Cryer, Steve" w:date="2023-07-18T16:49:00Z">
        <w:r w:rsidR="007B1C69">
          <w:t>as</w:t>
        </w:r>
      </w:ins>
      <w:ins w:id="191" w:author="Ferdous, Md Sakib [C B E]" w:date="2023-07-15T17:34:00Z">
        <w:del w:id="192" w:author="Cryer, Steve" w:date="2023-07-18T16:49:00Z">
          <w:r w:rsidDel="007B1C69">
            <w:delText xml:space="preserve"> that can be used as a</w:delText>
          </w:r>
        </w:del>
      </w:ins>
      <w:ins w:id="193" w:author="Ferdous, Md Sakib [C B E]" w:date="2023-07-15T17:35:00Z">
        <w:del w:id="194" w:author="Cryer, Steve" w:date="2023-07-18T16:49:00Z">
          <w:r w:rsidDel="007B1C69">
            <w:delText>n</w:delText>
          </w:r>
        </w:del>
        <w:r>
          <w:t xml:space="preserve"> active</w:t>
        </w:r>
      </w:ins>
      <w:ins w:id="195" w:author="Cryer, Steve" w:date="2023-07-18T16:50:00Z">
        <w:r w:rsidR="005D3521">
          <w:t>s ingredients for</w:t>
        </w:r>
      </w:ins>
      <w:ins w:id="196" w:author="Ferdous, Md Sakib [C B E]" w:date="2023-07-15T17:35:00Z">
        <w:r>
          <w:t xml:space="preserve"> </w:t>
        </w:r>
        <w:del w:id="197" w:author="Cryer, Steve" w:date="2023-07-18T16:50:00Z">
          <w:r w:rsidDel="007B1C69">
            <w:delText xml:space="preserve">in the </w:delText>
          </w:r>
        </w:del>
        <w:r>
          <w:t>herbicide</w:t>
        </w:r>
      </w:ins>
      <w:ins w:id="198" w:author="Cryer, Steve" w:date="2023-07-18T16:50:00Z">
        <w:r w:rsidR="007B1C69">
          <w:t>s</w:t>
        </w:r>
      </w:ins>
      <w:ins w:id="199" w:author="Ferdous, Md Sakib [C B E]" w:date="2023-07-15T17:35:00Z">
        <w:r>
          <w:t xml:space="preserve">. </w:t>
        </w:r>
      </w:ins>
      <w:ins w:id="200" w:author="Ferdous, Md Sakib [C B E]" w:date="2023-07-15T17:47:00Z">
        <w:r w:rsidR="0058558E">
          <w:t xml:space="preserve">For </w:t>
        </w:r>
      </w:ins>
      <w:ins w:id="201" w:author="Ferdous, Md Sakib [C B E]" w:date="2023-07-15T17:48:00Z">
        <w:del w:id="202" w:author="Cryer, Steve" w:date="2023-07-18T16:51:00Z">
          <w:r w:rsidR="00215688" w:rsidDel="00AA6B43">
            <w:delText>the last</w:delText>
          </w:r>
        </w:del>
      </w:ins>
      <w:ins w:id="203" w:author="Ferdous, Md Sakib [C B E]" w:date="2023-07-15T17:47:00Z">
        <w:del w:id="204" w:author="Cryer, Steve" w:date="2023-07-18T16:51:00Z">
          <w:r w:rsidR="0058558E" w:rsidDel="00AA6B43">
            <w:delText xml:space="preserve"> couple of</w:delText>
          </w:r>
        </w:del>
      </w:ins>
      <w:ins w:id="205" w:author="Cryer, Steve" w:date="2023-07-18T16:51:00Z">
        <w:r w:rsidR="00AA6B43">
          <w:t>several</w:t>
        </w:r>
      </w:ins>
      <w:ins w:id="206" w:author="Ferdous, Md Sakib [C B E]" w:date="2023-07-15T17:47:00Z">
        <w:r w:rsidR="0058558E">
          <w:t xml:space="preserve"> decades, widespread application of the herbicides rendered </w:t>
        </w:r>
        <w:del w:id="207" w:author="Cryer, Steve" w:date="2023-07-18T16:51:00Z">
          <w:r w:rsidR="0058558E" w:rsidDel="00687FBF">
            <w:delText>all the</w:delText>
          </w:r>
        </w:del>
      </w:ins>
      <w:ins w:id="208" w:author="Cryer, Steve" w:date="2023-07-18T16:51:00Z">
        <w:r w:rsidR="00687FBF">
          <w:t>many/most</w:t>
        </w:r>
      </w:ins>
      <w:ins w:id="209" w:author="Cryer, Steve" w:date="2023-07-18T16:10:00Z">
        <w:r w:rsidR="005F069E">
          <w:t xml:space="preserve"> major</w:t>
        </w:r>
      </w:ins>
      <w:ins w:id="210" w:author="Ferdous, Md Sakib [C B E]" w:date="2023-07-15T17:47:00Z">
        <w:r w:rsidR="0058558E">
          <w:t xml:space="preserve"> mode</w:t>
        </w:r>
      </w:ins>
      <w:ins w:id="211" w:author="Cryer, Steve" w:date="2023-07-18T16:10:00Z">
        <w:r w:rsidR="005F069E">
          <w:t>s</w:t>
        </w:r>
      </w:ins>
      <w:ins w:id="212" w:author="Ferdous, Md Sakib [C B E]" w:date="2023-07-15T17:47:00Z">
        <w:r w:rsidR="0058558E">
          <w:t xml:space="preserve"> of action</w:t>
        </w:r>
        <w:del w:id="213" w:author="Cryer, Steve" w:date="2023-07-18T16:10:00Z">
          <w:r w:rsidR="0058558E" w:rsidDel="005F069E">
            <w:delText>s</w:delText>
          </w:r>
        </w:del>
        <w:r w:rsidR="0058558E">
          <w:t xml:space="preserve"> resistant</w:t>
        </w:r>
      </w:ins>
      <w:ins w:id="214" w:author="Ferdous, Md Sakib [C B E]" w:date="2023-07-15T17:39:00Z">
        <w:del w:id="215" w:author="Cryer, Steve" w:date="2023-07-18T16:51:00Z">
          <w:r w:rsidR="00171C44" w:rsidDel="00687FBF">
            <w:delText xml:space="preserve">, only a </w:delText>
          </w:r>
        </w:del>
      </w:ins>
      <w:ins w:id="216" w:author="Ferdous, Md Sakib [C B E]" w:date="2023-07-15T17:48:00Z">
        <w:del w:id="217" w:author="Cryer, Steve" w:date="2023-07-18T16:51:00Z">
          <w:r w:rsidR="00670316" w:rsidDel="00687FBF">
            <w:delText>few</w:delText>
          </w:r>
        </w:del>
      </w:ins>
      <w:ins w:id="218" w:author="Ferdous, Md Sakib [C B E]" w:date="2023-07-15T17:39:00Z">
        <w:del w:id="219" w:author="Cryer, Steve" w:date="2023-07-18T16:51:00Z">
          <w:r w:rsidR="00171C44" w:rsidDel="00687FBF">
            <w:delText xml:space="preserve"> are left</w:delText>
          </w:r>
        </w:del>
        <w:r w:rsidR="00171C44">
          <w:t>. It would be desirable to</w:t>
        </w:r>
      </w:ins>
      <w:ins w:id="220" w:author="Ferdous, Md Sakib [C B E]" w:date="2023-07-15T17:48:00Z">
        <w:r w:rsidR="00670316">
          <w:t xml:space="preserve"> not only invent</w:t>
        </w:r>
      </w:ins>
      <w:ins w:id="221" w:author="Cryer, Steve" w:date="2023-07-18T16:51:00Z">
        <w:r w:rsidR="00687FBF">
          <w:t xml:space="preserve"> herbicides with novel modes of act</w:t>
        </w:r>
      </w:ins>
      <w:ins w:id="222" w:author="Cryer, Steve" w:date="2023-07-18T16:52:00Z">
        <w:r w:rsidR="00687FBF">
          <w:t>ion,</w:t>
        </w:r>
      </w:ins>
      <w:ins w:id="223" w:author="Ferdous, Md Sakib [C B E]" w:date="2023-07-15T17:48:00Z">
        <w:r w:rsidR="00670316">
          <w:t xml:space="preserve"> but </w:t>
        </w:r>
        <w:del w:id="224" w:author="Cryer, Steve" w:date="2023-07-18T16:52:00Z">
          <w:r w:rsidR="00670316" w:rsidDel="004E773E">
            <w:delText xml:space="preserve">also to </w:delText>
          </w:r>
        </w:del>
      </w:ins>
      <w:ins w:id="225" w:author="Ferdous, Md Sakib [C B E]" w:date="2023-07-15T17:39:00Z">
        <w:del w:id="226" w:author="Cryer, Steve" w:date="2023-07-18T16:52:00Z">
          <w:r w:rsidR="00171C44" w:rsidDel="004E773E">
            <w:delText>apply her</w:delText>
          </w:r>
        </w:del>
      </w:ins>
      <w:ins w:id="227" w:author="Ferdous, Md Sakib [C B E]" w:date="2023-07-15T17:40:00Z">
        <w:del w:id="228" w:author="Cryer, Steve" w:date="2023-07-18T16:52:00Z">
          <w:r w:rsidR="00171C44" w:rsidDel="004E773E">
            <w:delText xml:space="preserve">bicides prudently and </w:delText>
          </w:r>
        </w:del>
        <w:r w:rsidR="00171C44">
          <w:t xml:space="preserve">responsibly </w:t>
        </w:r>
      </w:ins>
      <w:ins w:id="229" w:author="Cryer, Steve" w:date="2023-07-18T16:52:00Z">
        <w:r w:rsidR="004E773E">
          <w:t>use exiting herbicides for maximum long ter</w:t>
        </w:r>
      </w:ins>
      <w:ins w:id="230" w:author="Cryer, Steve" w:date="2023-07-18T16:53:00Z">
        <w:r w:rsidR="001C66F3">
          <w:t>m</w:t>
        </w:r>
      </w:ins>
      <w:ins w:id="231" w:author="Cryer, Steve" w:date="2023-07-18T16:52:00Z">
        <w:r w:rsidR="004E773E">
          <w:t xml:space="preserve"> efficacy.</w:t>
        </w:r>
      </w:ins>
      <w:ins w:id="232" w:author="Ferdous, Md Sakib [C B E]" w:date="2023-07-15T17:40:00Z">
        <w:del w:id="233" w:author="Cryer, Steve" w:date="2023-07-18T16:52:00Z">
          <w:r w:rsidR="00171C44" w:rsidDel="004E773E">
            <w:delText>for</w:delText>
          </w:r>
        </w:del>
        <w:r w:rsidR="00171C44">
          <w:t xml:space="preserve"> </w:t>
        </w:r>
      </w:ins>
      <w:ins w:id="234" w:author="Ferdous, Md Sakib [C B E]" w:date="2023-07-15T17:43:00Z">
        <w:del w:id="235" w:author="Cryer, Steve" w:date="2023-07-18T16:52:00Z">
          <w:r w:rsidR="00171C44" w:rsidDel="004E773E">
            <w:delText xml:space="preserve">time to come </w:delText>
          </w:r>
        </w:del>
      </w:ins>
      <w:ins w:id="236" w:author="Ferdous, Md Sakib [C B E]" w:date="2023-07-15T17:45:00Z">
        <w:del w:id="237" w:author="Cryer, Steve" w:date="2023-07-18T16:52:00Z">
          <w:r w:rsidR="0083372B" w:rsidDel="004E773E">
            <w:delText>to</w:delText>
          </w:r>
        </w:del>
      </w:ins>
      <w:ins w:id="238" w:author="Ferdous, Md Sakib [C B E]" w:date="2023-07-15T17:43:00Z">
        <w:del w:id="239" w:author="Cryer, Steve" w:date="2023-07-18T16:52:00Z">
          <w:r w:rsidR="00171C44" w:rsidDel="004E773E">
            <w:delText xml:space="preserve"> </w:delText>
          </w:r>
        </w:del>
      </w:ins>
      <w:ins w:id="240" w:author="Ferdous, Md Sakib [C B E]" w:date="2023-07-15T17:44:00Z">
        <w:del w:id="241" w:author="Cryer, Steve" w:date="2023-07-18T16:52:00Z">
          <w:r w:rsidR="00171C44" w:rsidDel="004E773E">
            <w:delText xml:space="preserve">keep the herbicide effective and get profit over </w:delText>
          </w:r>
        </w:del>
      </w:ins>
      <w:ins w:id="242" w:author="Ferdous, Md Sakib [C B E]" w:date="2023-07-15T17:45:00Z">
        <w:del w:id="243" w:author="Cryer, Steve" w:date="2023-07-18T16:52:00Z">
          <w:r w:rsidR="0083372B" w:rsidDel="004E773E">
            <w:delText>a broad timespan</w:delText>
          </w:r>
          <w:r w:rsidR="00171C44" w:rsidDel="004E773E">
            <w:delText xml:space="preserve">. </w:delText>
          </w:r>
        </w:del>
      </w:ins>
    </w:p>
    <w:p w14:paraId="45AF7C9C" w14:textId="77777777" w:rsidR="005972ED" w:rsidRDefault="005972ED" w:rsidP="005972ED">
      <w:pPr>
        <w:rPr>
          <w:ins w:id="244" w:author="Ferdous, Md Sakib [C B E]" w:date="2023-07-18T11:31:00Z"/>
        </w:rPr>
      </w:pPr>
    </w:p>
    <w:p w14:paraId="21F8D93A" w14:textId="4C1684A3" w:rsidR="005972ED" w:rsidRDefault="005972ED" w:rsidP="005972ED">
      <w:pPr>
        <w:rPr>
          <w:ins w:id="245" w:author="Ferdous, Md Sakib [C B E]" w:date="2023-07-18T11:31:00Z"/>
        </w:rPr>
      </w:pPr>
      <w:ins w:id="246" w:author="Ferdous, Md Sakib [C B E]" w:date="2023-07-18T11:31:00Z">
        <w:r>
          <w:t xml:space="preserve">&lt; </w:t>
        </w:r>
      </w:ins>
      <w:ins w:id="247" w:author="Cryer, Steve" w:date="2023-07-18T14:13:00Z">
        <w:r w:rsidR="00845E20">
          <w:t xml:space="preserve">Ideally, future </w:t>
        </w:r>
      </w:ins>
      <w:ins w:id="248" w:author="Cryer, Steve" w:date="2023-07-18T14:24:00Z">
        <w:r w:rsidR="006C28D9">
          <w:t>predictions</w:t>
        </w:r>
      </w:ins>
      <w:ins w:id="249" w:author="Cryer, Steve" w:date="2023-07-18T14:13:00Z">
        <w:r w:rsidR="00845E20">
          <w:t xml:space="preserve"> for </w:t>
        </w:r>
      </w:ins>
      <w:ins w:id="250" w:author="Cryer, Steve" w:date="2023-07-18T16:54:00Z">
        <w:r w:rsidR="00D23435">
          <w:t>herbic</w:t>
        </w:r>
        <w:r w:rsidR="007378FE">
          <w:t>i</w:t>
        </w:r>
        <w:r w:rsidR="00D23435">
          <w:t>de</w:t>
        </w:r>
      </w:ins>
      <w:ins w:id="251" w:author="Cryer, Steve" w:date="2023-07-18T14:13:00Z">
        <w:r w:rsidR="00845E20">
          <w:t xml:space="preserve"> resistance </w:t>
        </w:r>
      </w:ins>
      <w:ins w:id="252" w:author="Cryer, Steve" w:date="2023-07-18T16:53:00Z">
        <w:r w:rsidR="001C66F3">
          <w:t xml:space="preserve">to </w:t>
        </w:r>
      </w:ins>
      <w:ins w:id="253" w:author="Cryer, Steve" w:date="2023-07-18T16:54:00Z">
        <w:r w:rsidR="00D23435">
          <w:t>weds</w:t>
        </w:r>
      </w:ins>
      <w:ins w:id="254" w:author="Cryer, Steve" w:date="2023-07-18T16:53:00Z">
        <w:r w:rsidR="001C66F3">
          <w:t xml:space="preserve"> use </w:t>
        </w:r>
      </w:ins>
      <w:ins w:id="255" w:author="Cryer, Steve" w:date="2023-07-18T14:13:00Z">
        <w:r w:rsidR="00845E20">
          <w:t xml:space="preserve">can </w:t>
        </w:r>
      </w:ins>
      <w:ins w:id="256" w:author="Cryer, Steve" w:date="2023-07-18T16:55:00Z">
        <w:r w:rsidR="0089505A">
          <w:t xml:space="preserve">be used to </w:t>
        </w:r>
      </w:ins>
      <w:ins w:id="257" w:author="Cryer, Steve" w:date="2023-07-18T14:13:00Z">
        <w:r w:rsidR="00845E20">
          <w:t xml:space="preserve">aid in appropriate management </w:t>
        </w:r>
      </w:ins>
      <w:ins w:id="258" w:author="Cryer, Steve" w:date="2023-07-18T14:26:00Z">
        <w:r w:rsidR="00B11D22">
          <w:t xml:space="preserve">practices </w:t>
        </w:r>
      </w:ins>
      <w:ins w:id="259" w:author="Cryer, Steve" w:date="2023-07-18T16:55:00Z">
        <w:r w:rsidR="00255919">
          <w:t>that allow</w:t>
        </w:r>
      </w:ins>
      <w:ins w:id="260" w:author="Cryer, Steve" w:date="2023-07-18T14:26:00Z">
        <w:r w:rsidR="00B11D22">
          <w:t xml:space="preserve"> for m</w:t>
        </w:r>
      </w:ins>
      <w:ins w:id="261" w:author="Cryer, Steve" w:date="2023-07-18T14:27:00Z">
        <w:r w:rsidR="00B11D22">
          <w:t xml:space="preserve">aximum </w:t>
        </w:r>
      </w:ins>
      <w:ins w:id="262" w:author="Cryer, Steve" w:date="2023-07-18T16:55:00Z">
        <w:r w:rsidR="0089505A">
          <w:t>longevity</w:t>
        </w:r>
      </w:ins>
      <w:ins w:id="263" w:author="Cryer, Steve" w:date="2023-07-18T14:27:00Z">
        <w:r w:rsidR="00B11D22">
          <w:t xml:space="preserve"> for a</w:t>
        </w:r>
      </w:ins>
      <w:ins w:id="264" w:author="Cryer, Steve" w:date="2023-07-18T14:13:00Z">
        <w:r w:rsidR="00845E20">
          <w:t xml:space="preserve"> product concept</w:t>
        </w:r>
      </w:ins>
      <w:ins w:id="265" w:author="Cryer, Steve" w:date="2023-07-18T14:14:00Z">
        <w:r w:rsidR="00845E20">
          <w:t xml:space="preserve">. </w:t>
        </w:r>
      </w:ins>
      <w:ins w:id="266" w:author="Cryer, Steve" w:date="2023-07-19T08:27:00Z">
        <w:r w:rsidR="00562A05">
          <w:t xml:space="preserve">This is </w:t>
        </w:r>
      </w:ins>
      <w:ins w:id="267" w:author="Cryer, Steve" w:date="2023-07-19T11:53:00Z">
        <w:r w:rsidR="005837B4">
          <w:t>especially</w:t>
        </w:r>
      </w:ins>
      <w:ins w:id="268" w:author="Cryer, Steve" w:date="2023-07-19T08:27:00Z">
        <w:r w:rsidR="00562A05">
          <w:t xml:space="preserve"> true for </w:t>
        </w:r>
      </w:ins>
      <w:ins w:id="269" w:author="Cryer, Steve" w:date="2023-07-19T11:53:00Z">
        <w:r w:rsidR="005837B4">
          <w:t>herbicides</w:t>
        </w:r>
      </w:ins>
      <w:ins w:id="270" w:author="Cryer, Steve" w:date="2023-07-19T08:27:00Z">
        <w:r w:rsidR="00562A05">
          <w:t xml:space="preserve"> s</w:t>
        </w:r>
        <w:r w:rsidR="00944BB8">
          <w:t xml:space="preserve">ince </w:t>
        </w:r>
      </w:ins>
      <w:proofErr w:type="gramStart"/>
      <w:ins w:id="271" w:author="Cryer, Steve" w:date="2023-07-19T08:28:00Z">
        <w:r w:rsidR="00944BB8">
          <w:t>the majority of</w:t>
        </w:r>
        <w:proofErr w:type="gramEnd"/>
        <w:r w:rsidR="00944BB8">
          <w:t xml:space="preserve"> </w:t>
        </w:r>
      </w:ins>
      <w:ins w:id="272" w:author="Cryer, Steve" w:date="2023-07-19T11:53:00Z">
        <w:r w:rsidR="005A0F42">
          <w:t>herbicides</w:t>
        </w:r>
      </w:ins>
      <w:ins w:id="273" w:author="Cryer, Steve" w:date="2023-07-19T11:54:00Z">
        <w:r w:rsidR="005A0F42">
          <w:t xml:space="preserve"> </w:t>
        </w:r>
      </w:ins>
      <w:ins w:id="274" w:author="Cryer, Steve" w:date="2023-07-19T08:28:00Z">
        <w:r w:rsidR="00944BB8">
          <w:t xml:space="preserve">have been around for years and </w:t>
        </w:r>
      </w:ins>
      <w:ins w:id="275" w:author="Cryer, Steve" w:date="2023-07-19T11:54:00Z">
        <w:r w:rsidR="005A0F42">
          <w:t xml:space="preserve">development of </w:t>
        </w:r>
      </w:ins>
      <w:ins w:id="276" w:author="Cryer, Steve" w:date="2023-07-19T08:28:00Z">
        <w:r w:rsidR="00944BB8">
          <w:t>new</w:t>
        </w:r>
      </w:ins>
      <w:ins w:id="277" w:author="Cryer, Steve" w:date="2023-07-19T11:54:00Z">
        <w:r w:rsidR="005A0F42">
          <w:t>er</w:t>
        </w:r>
      </w:ins>
      <w:ins w:id="278" w:author="Cryer, Steve" w:date="2023-07-19T08:28:00Z">
        <w:r w:rsidR="00944BB8">
          <w:t xml:space="preserve"> novel acting herbicides have been </w:t>
        </w:r>
        <w:r w:rsidR="00730A2C">
          <w:t>lacking.</w:t>
        </w:r>
      </w:ins>
      <w:ins w:id="279" w:author="Cryer, Steve" w:date="2023-07-18T14:14:00Z">
        <w:r w:rsidR="00845E20">
          <w:t xml:space="preserve"> </w:t>
        </w:r>
      </w:ins>
      <w:ins w:id="280" w:author="Cryer, Steve" w:date="2023-07-18T14:25:00Z">
        <w:r w:rsidR="006C28D9">
          <w:t>Creatio</w:t>
        </w:r>
      </w:ins>
      <w:ins w:id="281" w:author="Cryer, Steve" w:date="2023-07-18T14:26:00Z">
        <w:r w:rsidR="006C28D9">
          <w:t xml:space="preserve">n of new </w:t>
        </w:r>
      </w:ins>
      <w:ins w:id="282" w:author="Cryer, Steve" w:date="2023-07-18T14:14:00Z">
        <w:r w:rsidR="00845E20">
          <w:t>herbicides of</w:t>
        </w:r>
      </w:ins>
      <w:ins w:id="283" w:author="Cryer, Steve" w:date="2023-07-18T14:26:00Z">
        <w:r w:rsidR="006C28D9">
          <w:t xml:space="preserve">ten </w:t>
        </w:r>
      </w:ins>
      <w:ins w:id="284" w:author="Cryer, Steve" w:date="2023-07-19T17:15:00Z">
        <w:r w:rsidR="399BAC4F">
          <w:t>takes</w:t>
        </w:r>
      </w:ins>
      <w:ins w:id="285" w:author="Cryer, Steve" w:date="2023-07-18T14:14:00Z">
        <w:r w:rsidR="00845E20">
          <w:t xml:space="preserve"> </w:t>
        </w:r>
      </w:ins>
      <w:ins w:id="286" w:author="Cryer, Steve" w:date="2023-07-18T14:27:00Z">
        <w:r w:rsidR="00B11D22">
          <w:t xml:space="preserve">agricultural </w:t>
        </w:r>
      </w:ins>
      <w:ins w:id="287" w:author="Cryer, Steve" w:date="2023-07-18T14:28:00Z">
        <w:r w:rsidR="00B11D22">
          <w:t>companies</w:t>
        </w:r>
      </w:ins>
      <w:ins w:id="288" w:author="Cryer, Steve" w:date="2023-07-18T14:27:00Z">
        <w:r w:rsidR="00B11D22">
          <w:t xml:space="preserve"> </w:t>
        </w:r>
      </w:ins>
      <w:ins w:id="289" w:author="Cryer, Steve" w:date="2023-07-18T14:14:00Z">
        <w:r w:rsidR="00845E20">
          <w:t xml:space="preserve">over a decade of </w:t>
        </w:r>
      </w:ins>
      <w:ins w:id="290" w:author="Cryer, Steve" w:date="2023-07-18T14:27:00Z">
        <w:r w:rsidR="00B11D22">
          <w:t>development</w:t>
        </w:r>
      </w:ins>
      <w:ins w:id="291" w:author="Cryer, Steve" w:date="2023-07-18T14:14:00Z">
        <w:r w:rsidR="00845E20">
          <w:t xml:space="preserve"> </w:t>
        </w:r>
      </w:ins>
      <w:ins w:id="292" w:author="Cryer, Steve" w:date="2023-07-18T14:27:00Z">
        <w:r w:rsidR="00B11D22">
          <w:t xml:space="preserve">time </w:t>
        </w:r>
      </w:ins>
      <w:ins w:id="293" w:author="Cryer, Steve" w:date="2023-07-18T14:14:00Z">
        <w:r w:rsidR="00845E20">
          <w:t xml:space="preserve">and </w:t>
        </w:r>
      </w:ins>
      <w:ins w:id="294" w:author="Cryer, Steve" w:date="2023-07-18T14:27:00Z">
        <w:r w:rsidR="00B11D22">
          <w:t xml:space="preserve">several </w:t>
        </w:r>
      </w:ins>
      <w:ins w:id="295" w:author="Cryer, Steve" w:date="2023-07-18T14:28:00Z">
        <w:r w:rsidR="00B11D22">
          <w:t>hundreds</w:t>
        </w:r>
      </w:ins>
      <w:ins w:id="296" w:author="Cryer, Steve" w:date="2023-07-18T14:27:00Z">
        <w:r w:rsidR="00B11D22">
          <w:t xml:space="preserve"> of millions of dolla</w:t>
        </w:r>
      </w:ins>
      <w:ins w:id="297" w:author="Cryer, Steve" w:date="2023-07-18T14:28:00Z">
        <w:r w:rsidR="00B11D22">
          <w:t>rs</w:t>
        </w:r>
      </w:ins>
      <w:ins w:id="298" w:author="Cryer, Steve" w:date="2023-07-18T14:14:00Z">
        <w:r w:rsidR="00845E20">
          <w:t xml:space="preserve"> </w:t>
        </w:r>
      </w:ins>
      <w:ins w:id="299" w:author="Cryer, Steve" w:date="2023-07-18T14:28:00Z">
        <w:r w:rsidR="00B11D22">
          <w:t>required for testing</w:t>
        </w:r>
      </w:ins>
      <w:ins w:id="300" w:author="Cryer, Steve" w:date="2023-07-18T16:56:00Z">
        <w:r w:rsidR="00255919">
          <w:t xml:space="preserve"> and regulatory approval</w:t>
        </w:r>
      </w:ins>
      <w:ins w:id="301" w:author="Cryer, Steve" w:date="2023-07-19T11:54:00Z">
        <w:r w:rsidR="006E39BE">
          <w:t>.</w:t>
        </w:r>
      </w:ins>
      <w:ins w:id="302" w:author="Cryer, Steve" w:date="2023-07-19T08:29:00Z">
        <w:r w:rsidR="00730A2C">
          <w:t xml:space="preserve">  Thus, understating </w:t>
        </w:r>
        <w:r w:rsidR="006D2116">
          <w:t xml:space="preserve">weed resistance onset is critical for both the </w:t>
        </w:r>
      </w:ins>
      <w:ins w:id="303" w:author="Cryer, Steve" w:date="2023-07-19T11:54:00Z">
        <w:r w:rsidR="00F10EBA">
          <w:t>manufacturer</w:t>
        </w:r>
      </w:ins>
      <w:ins w:id="304" w:author="Cryer, Steve" w:date="2023-07-19T08:29:00Z">
        <w:r w:rsidR="006D2116">
          <w:t xml:space="preserve"> and the fa</w:t>
        </w:r>
      </w:ins>
      <w:ins w:id="305" w:author="Cryer, Steve" w:date="2023-07-19T17:15:00Z">
        <w:r w:rsidR="0866A6CB">
          <w:t>r</w:t>
        </w:r>
      </w:ins>
      <w:ins w:id="306" w:author="Cryer, Steve" w:date="2023-07-19T08:29:00Z">
        <w:r w:rsidR="006D2116">
          <w:t xml:space="preserve">mer due to </w:t>
        </w:r>
      </w:ins>
      <w:ins w:id="307" w:author="Cryer, Steve" w:date="2023-07-19T11:55:00Z">
        <w:r w:rsidR="00F10EBA">
          <w:t>limited</w:t>
        </w:r>
      </w:ins>
      <w:ins w:id="308" w:author="Cryer, Steve" w:date="2023-07-19T08:29:00Z">
        <w:r w:rsidR="006D2116">
          <w:t xml:space="preserve"> numbers of </w:t>
        </w:r>
        <w:r w:rsidR="00DD68B3">
          <w:t xml:space="preserve">modes of action </w:t>
        </w:r>
      </w:ins>
      <w:ins w:id="309" w:author="Cryer, Steve" w:date="2023-07-19T11:55:00Z">
        <w:r w:rsidR="00F10EBA">
          <w:t xml:space="preserve">for weed control </w:t>
        </w:r>
      </w:ins>
      <w:ins w:id="310" w:author="Cryer, Steve" w:date="2023-07-19T08:29:00Z">
        <w:r w:rsidR="00DD68B3">
          <w:t>that exist</w:t>
        </w:r>
      </w:ins>
      <w:ins w:id="311" w:author="Cryer, Steve" w:date="2023-07-19T08:30:00Z">
        <w:r w:rsidR="00DD68B3">
          <w:t xml:space="preserve"> at this time.</w:t>
        </w:r>
      </w:ins>
      <w:del w:id="312" w:author="Cryer, Steve" w:date="2023-07-18T16:56:00Z">
        <w:r w:rsidDel="005972ED">
          <w:delText>necessity of modelling</w:delText>
        </w:r>
      </w:del>
      <w:ins w:id="313" w:author="Ferdous, Md Sakib [C B E]" w:date="2023-07-18T11:31:00Z">
        <w:r>
          <w:t>&gt;</w:t>
        </w:r>
      </w:ins>
    </w:p>
    <w:p w14:paraId="5AE222D6" w14:textId="77777777" w:rsidR="00F37041" w:rsidRDefault="00F37041" w:rsidP="005972ED">
      <w:pPr>
        <w:rPr>
          <w:ins w:id="314" w:author="Cryer, Steve" w:date="2023-07-19T11:56:00Z"/>
        </w:rPr>
      </w:pPr>
    </w:p>
    <w:p w14:paraId="62B24DED" w14:textId="04A8E92D" w:rsidR="005972ED" w:rsidRDefault="005972ED" w:rsidP="005972ED">
      <w:pPr>
        <w:rPr>
          <w:ins w:id="315" w:author="Ferdous, Md Sakib [C B E]" w:date="2023-07-18T11:31:00Z"/>
        </w:rPr>
      </w:pPr>
      <w:ins w:id="316" w:author="Ferdous, Md Sakib [C B E]" w:date="2023-07-18T11:31:00Z">
        <w:r>
          <w:t>Mathematical modeling of herbicide resistance is crucial for understanding and managing this evolving challenge in agricultural systems</w:t>
        </w:r>
      </w:ins>
      <w:ins w:id="317" w:author="Cryer, Steve" w:date="2023-07-18T16:56:00Z">
        <w:r w:rsidR="001B53E9">
          <w:t xml:space="preserve"> and the </w:t>
        </w:r>
      </w:ins>
      <w:ins w:id="318" w:author="Cryer, Steve" w:date="2023-07-19T11:56:00Z">
        <w:r w:rsidR="00F37041">
          <w:t>best</w:t>
        </w:r>
      </w:ins>
      <w:ins w:id="319" w:author="Cryer, Steve" w:date="2023-07-18T16:56:00Z">
        <w:r w:rsidR="001B53E9">
          <w:t xml:space="preserve"> way to potentially predict</w:t>
        </w:r>
        <w:r w:rsidR="00AA00E4">
          <w:t xml:space="preserve"> future </w:t>
        </w:r>
      </w:ins>
      <w:ins w:id="320" w:author="Cryer, Steve" w:date="2023-07-18T16:57:00Z">
        <w:r w:rsidR="00AA00E4">
          <w:t>weed resistance issues</w:t>
        </w:r>
      </w:ins>
      <w:ins w:id="321" w:author="Ferdous, Md Sakib [C B E]" w:date="2023-07-18T11:31:00Z">
        <w:r>
          <w:t xml:space="preserve">. Herbicide resistance is a complex phenomenon influenced by various factors, including genetics, weed biology, herbicide application strategies, and environmental conditions. Mathematical models allow researchers and practitioners to simulate and analyze the dynamics of herbicide resistance, providing valuable insights into the underlying processes and predicting the future trajectory of resistance development. These models can help assess the effectiveness of different management strategies, such as herbicide rotation, mixtures, or alternative weed control methods, by quantifying their impact on resistance evolution over time. Additionally, mathematical models can inform decision-making by optimizing the allocation of limited resources, such as herbicide use, to maximize weed control efficacy while minimizing the risk of resistance. Overall, </w:t>
        </w:r>
        <w:del w:id="322" w:author="Cryer, Steve" w:date="2023-07-19T11:57:00Z">
          <w:r w:rsidDel="00007DBF">
            <w:delText>mathematical modeling provides</w:delText>
          </w:r>
        </w:del>
      </w:ins>
      <w:ins w:id="323" w:author="Cryer, Steve" w:date="2023-07-19T11:57:00Z">
        <w:r w:rsidR="00007DBF">
          <w:t>such approaches provide</w:t>
        </w:r>
      </w:ins>
      <w:ins w:id="324" w:author="Ferdous, Md Sakib [C B E]" w:date="2023-07-18T11:31:00Z">
        <w:r>
          <w:t xml:space="preserve"> a powerful tool for studying herbicide resistance, guiding sustainable management practices, and </w:t>
        </w:r>
        <w:proofErr w:type="spellStart"/>
        <w:r>
          <w:t>mi</w:t>
        </w:r>
      </w:ins>
      <w:ins w:id="325" w:author="Cryer, Steve" w:date="2023-07-19T11:59:00Z">
        <w:r w:rsidR="00BF41EB">
          <w:fldChar w:fldCharType="begin"/>
        </w:r>
        <w:r w:rsidR="00BF41EB">
          <w:instrText xml:space="preserve"> HYPERLINK "https://www.msn.com/en-us/feed" </w:instrText>
        </w:r>
        <w:r w:rsidR="00BF41EB">
          <w:fldChar w:fldCharType="separate"/>
        </w:r>
        <w:r w:rsidR="00BF41EB" w:rsidRPr="00BF41EB">
          <w:rPr>
            <w:rStyle w:val="Hyperlink"/>
          </w:rPr>
          <w:t>https</w:t>
        </w:r>
        <w:proofErr w:type="spellEnd"/>
        <w:r w:rsidR="00BF41EB" w:rsidRPr="00BF41EB">
          <w:rPr>
            <w:rStyle w:val="Hyperlink"/>
          </w:rPr>
          <w:t>://</w:t>
        </w:r>
        <w:proofErr w:type="spellStart"/>
        <w:r w:rsidR="00BF41EB" w:rsidRPr="00BF41EB">
          <w:rPr>
            <w:rStyle w:val="Hyperlink"/>
          </w:rPr>
          <w:t>www.msn.com</w:t>
        </w:r>
        <w:proofErr w:type="spellEnd"/>
        <w:r w:rsidR="00BF41EB" w:rsidRPr="00BF41EB">
          <w:rPr>
            <w:rStyle w:val="Hyperlink"/>
          </w:rPr>
          <w:t>/</w:t>
        </w:r>
        <w:proofErr w:type="spellStart"/>
        <w:r w:rsidR="00BF41EB" w:rsidRPr="00BF41EB">
          <w:rPr>
            <w:rStyle w:val="Hyperlink"/>
          </w:rPr>
          <w:t>en</w:t>
        </w:r>
        <w:proofErr w:type="spellEnd"/>
        <w:r w:rsidR="00BF41EB" w:rsidRPr="00BF41EB">
          <w:rPr>
            <w:rStyle w:val="Hyperlink"/>
          </w:rPr>
          <w:t>-us/</w:t>
        </w:r>
        <w:proofErr w:type="spellStart"/>
        <w:r w:rsidR="00BF41EB" w:rsidRPr="00BF41EB">
          <w:rPr>
            <w:rStyle w:val="Hyperlink"/>
          </w:rPr>
          <w:t>feed</w:t>
        </w:r>
        <w:r w:rsidR="00BF41EB">
          <w:fldChar w:fldCharType="end"/>
        </w:r>
      </w:ins>
      <w:ins w:id="326" w:author="Ferdous, Md Sakib [C B E]" w:date="2023-07-18T11:31:00Z">
        <w:r>
          <w:t>tigating</w:t>
        </w:r>
        <w:proofErr w:type="spellEnd"/>
        <w:r>
          <w:t xml:space="preserve"> the economic and environmental impacts associated with resistant weed populations.</w:t>
        </w:r>
      </w:ins>
    </w:p>
    <w:p w14:paraId="63BA73E3" w14:textId="6D645E5A" w:rsidR="00E047B4" w:rsidRDefault="00E047B4" w:rsidP="00AE1FD8">
      <w:pPr>
        <w:rPr>
          <w:ins w:id="327" w:author="Ferdous, Md Sakib [C B E]" w:date="2023-07-15T16:42:00Z"/>
        </w:rPr>
      </w:pPr>
    </w:p>
    <w:p w14:paraId="1558DE17" w14:textId="7BB5CCC8" w:rsidR="00AE1FD8" w:rsidRDefault="00215688">
      <w:pPr>
        <w:pStyle w:val="Heading2"/>
        <w:rPr>
          <w:ins w:id="328" w:author="Ferdous, Md Sakib [C B E]" w:date="2023-07-14T19:02:00Z"/>
        </w:rPr>
        <w:pPrChange w:id="329" w:author="Ferdous, Md Sakib [C B E]" w:date="2023-07-14T19:10:00Z">
          <w:pPr/>
        </w:pPrChange>
      </w:pPr>
      <w:bookmarkStart w:id="330" w:name="_Toc143668147"/>
      <w:ins w:id="331" w:author="Ferdous, Md Sakib [C B E]" w:date="2023-07-15T17:49:00Z">
        <w:r>
          <w:t>Best Management Pra</w:t>
        </w:r>
      </w:ins>
      <w:ins w:id="332" w:author="Ferdous, Md Sakib [C B E]" w:date="2023-07-15T17:50:00Z">
        <w:r>
          <w:t>ctice</w:t>
        </w:r>
        <w:r w:rsidR="00A74E42">
          <w:t>s</w:t>
        </w:r>
      </w:ins>
      <w:bookmarkEnd w:id="330"/>
    </w:p>
    <w:p w14:paraId="0234C407" w14:textId="77777777" w:rsidR="002E13B7" w:rsidRDefault="00B01625">
      <w:pPr>
        <w:rPr>
          <w:ins w:id="333" w:author="Cryer, Steve" w:date="2023-07-19T12:07:00Z"/>
        </w:rPr>
      </w:pPr>
      <w:ins w:id="334" w:author="Ferdous, Md Sakib [C B E]" w:date="2023-07-18T11:10:00Z">
        <w:del w:id="335" w:author="Cryer, Steve" w:date="2023-07-19T12:07:00Z">
          <w:r w:rsidRPr="00B01625" w:rsidDel="002E13B7">
            <w:delText>Weed control in industrial-scale agricultur</w:delText>
          </w:r>
        </w:del>
        <w:del w:id="336" w:author="Cryer, Steve" w:date="2023-07-19T11:58:00Z">
          <w:r w:rsidRPr="00B01625" w:rsidDel="00C141DD">
            <w:delText>al lands</w:delText>
          </w:r>
        </w:del>
        <w:del w:id="337" w:author="Cryer, Steve" w:date="2023-07-19T12:07:00Z">
          <w:r w:rsidRPr="00B01625" w:rsidDel="002E13B7">
            <w:delText xml:space="preserve"> is crucial to ensure the optimal growth and productivity of crops. Effective management practices for weed control not only help in minimizing crop yield losses but also reduce competition for resources such as water, nutrients, and sunlight. </w:delText>
          </w:r>
        </w:del>
      </w:ins>
      <w:ins w:id="338" w:author="Cryer, Steve" w:date="2023-07-19T12:07:00Z">
        <w:r w:rsidR="002E13B7">
          <w:t>(</w:t>
        </w:r>
        <w:proofErr w:type="gramStart"/>
        <w:r w:rsidR="002E13B7">
          <w:t>note</w:t>
        </w:r>
        <w:proofErr w:type="gramEnd"/>
        <w:r w:rsidR="002E13B7">
          <w:t xml:space="preserve">: this </w:t>
        </w:r>
        <w:proofErr w:type="spellStart"/>
        <w:r w:rsidR="002E13B7">
          <w:t>senctence</w:t>
        </w:r>
        <w:proofErr w:type="spellEnd"/>
        <w:r w:rsidR="002E13B7">
          <w:t xml:space="preserve"> moved to </w:t>
        </w:r>
        <w:proofErr w:type="spellStart"/>
        <w:r w:rsidR="002E13B7">
          <w:t>firsr</w:t>
        </w:r>
        <w:proofErr w:type="spellEnd"/>
        <w:r w:rsidR="002E13B7">
          <w:t xml:space="preserve"> sentence in Intro)</w:t>
        </w:r>
      </w:ins>
    </w:p>
    <w:p w14:paraId="55F8D451" w14:textId="4F9C8391" w:rsidR="00B01625" w:rsidRPr="00B01625" w:rsidRDefault="00B01625">
      <w:pPr>
        <w:rPr>
          <w:ins w:id="339" w:author="Ferdous, Md Sakib [C B E]" w:date="2023-07-18T11:10:00Z"/>
        </w:rPr>
        <w:pPrChange w:id="340" w:author="Ferdous, Md Sakib [C B E]" w:date="2023-07-18T11:11:00Z">
          <w:pPr>
            <w:pStyle w:val="Heading2"/>
          </w:pPr>
        </w:pPrChange>
      </w:pPr>
      <w:ins w:id="341" w:author="Ferdous, Md Sakib [C B E]" w:date="2023-07-18T11:10:00Z">
        <w:del w:id="342" w:author="Cryer, Steve" w:date="2023-07-19T12:07:00Z">
          <w:r w:rsidRPr="00B01625" w:rsidDel="002E13B7">
            <w:delText>Here are s</w:delText>
          </w:r>
        </w:del>
      </w:ins>
      <w:ins w:id="343" w:author="Cryer, Steve" w:date="2023-07-19T12:07:00Z">
        <w:r w:rsidR="002E13B7">
          <w:t>S</w:t>
        </w:r>
      </w:ins>
      <w:ins w:id="344" w:author="Ferdous, Md Sakib [C B E]" w:date="2023-07-18T11:10:00Z">
        <w:r w:rsidRPr="00B01625">
          <w:t>ome of the best management practices for weed control in industrial-scale agricultural lands</w:t>
        </w:r>
      </w:ins>
      <w:ins w:id="345" w:author="Cryer, Steve" w:date="2023-07-19T12:07:00Z">
        <w:r w:rsidR="002E13B7">
          <w:t xml:space="preserve"> are</w:t>
        </w:r>
      </w:ins>
      <w:ins w:id="346" w:author="Ferdous, Md Sakib [C B E]" w:date="2023-07-18T11:10:00Z">
        <w:r w:rsidRPr="00B01625">
          <w:t>:</w:t>
        </w:r>
      </w:ins>
    </w:p>
    <w:p w14:paraId="45F5FE6B" w14:textId="77777777" w:rsidR="00B01625" w:rsidRPr="00B01625" w:rsidRDefault="00B01625">
      <w:pPr>
        <w:rPr>
          <w:ins w:id="347" w:author="Ferdous, Md Sakib [C B E]" w:date="2023-07-18T11:10:00Z"/>
        </w:rPr>
        <w:pPrChange w:id="348" w:author="Ferdous, Md Sakib [C B E]" w:date="2023-07-18T11:11:00Z">
          <w:pPr>
            <w:pStyle w:val="Heading2"/>
          </w:pPr>
        </w:pPrChange>
      </w:pPr>
    </w:p>
    <w:p w14:paraId="092E244B" w14:textId="77777777" w:rsidR="00B01625" w:rsidRPr="00B01625" w:rsidRDefault="00B01625">
      <w:pPr>
        <w:rPr>
          <w:ins w:id="349" w:author="Ferdous, Md Sakib [C B E]" w:date="2023-07-18T11:10:00Z"/>
        </w:rPr>
        <w:pPrChange w:id="350" w:author="Ferdous, Md Sakib [C B E]" w:date="2023-07-18T11:11:00Z">
          <w:pPr>
            <w:pStyle w:val="Heading2"/>
          </w:pPr>
        </w:pPrChange>
      </w:pPr>
      <w:ins w:id="351" w:author="Ferdous, Md Sakib [C B E]" w:date="2023-07-18T11:10:00Z">
        <w:r w:rsidRPr="00B01625">
          <w:t>Crop Rotation: Implementing a diverse crop rotation system can help break the weed life cycle and reduce weed pressure. Different crops have varying growth habits and requirements, which can help disrupt weed growth patterns and decrease the prevalence of specific weed species.</w:t>
        </w:r>
      </w:ins>
    </w:p>
    <w:p w14:paraId="4A33076B" w14:textId="77777777" w:rsidR="00B01625" w:rsidRPr="00B01625" w:rsidRDefault="00B01625">
      <w:pPr>
        <w:rPr>
          <w:ins w:id="352" w:author="Ferdous, Md Sakib [C B E]" w:date="2023-07-18T11:10:00Z"/>
        </w:rPr>
        <w:pPrChange w:id="353" w:author="Ferdous, Md Sakib [C B E]" w:date="2023-07-18T11:11:00Z">
          <w:pPr>
            <w:pStyle w:val="Heading2"/>
          </w:pPr>
        </w:pPrChange>
      </w:pPr>
    </w:p>
    <w:p w14:paraId="22B07A3A" w14:textId="77777777" w:rsidR="00B01625" w:rsidRPr="00B01625" w:rsidRDefault="00B01625">
      <w:pPr>
        <w:rPr>
          <w:ins w:id="354" w:author="Ferdous, Md Sakib [C B E]" w:date="2023-07-18T11:10:00Z"/>
        </w:rPr>
        <w:pPrChange w:id="355" w:author="Ferdous, Md Sakib [C B E]" w:date="2023-07-18T11:11:00Z">
          <w:pPr>
            <w:pStyle w:val="Heading2"/>
          </w:pPr>
        </w:pPrChange>
      </w:pPr>
      <w:ins w:id="356" w:author="Ferdous, Md Sakib [C B E]" w:date="2023-07-18T11:10:00Z">
        <w:r w:rsidRPr="00B01625">
          <w:lastRenderedPageBreak/>
          <w:t>Tillage Techniques: Strategic tillage practices can help control weeds by burying weed seeds deep in the soil, where they are less likely to germinate. However, excessive tillage can lead to soil erosion and disrupt soil structure, so it is essential to find a balance between weed control and soil conservation.</w:t>
        </w:r>
      </w:ins>
    </w:p>
    <w:p w14:paraId="674DBB31" w14:textId="77777777" w:rsidR="00B01625" w:rsidRPr="00B01625" w:rsidRDefault="00B01625">
      <w:pPr>
        <w:rPr>
          <w:ins w:id="357" w:author="Ferdous, Md Sakib [C B E]" w:date="2023-07-18T11:10:00Z"/>
        </w:rPr>
        <w:pPrChange w:id="358" w:author="Ferdous, Md Sakib [C B E]" w:date="2023-07-18T11:11:00Z">
          <w:pPr>
            <w:pStyle w:val="Heading2"/>
          </w:pPr>
        </w:pPrChange>
      </w:pPr>
    </w:p>
    <w:p w14:paraId="632E98E7" w14:textId="05D40428" w:rsidR="00B01625" w:rsidRPr="00B01625" w:rsidRDefault="00B01625">
      <w:pPr>
        <w:rPr>
          <w:ins w:id="359" w:author="Ferdous, Md Sakib [C B E]" w:date="2023-07-18T11:10:00Z"/>
        </w:rPr>
        <w:pPrChange w:id="360" w:author="Ferdous, Md Sakib [C B E]" w:date="2023-07-18T11:11:00Z">
          <w:pPr>
            <w:pStyle w:val="Heading2"/>
          </w:pPr>
        </w:pPrChange>
      </w:pPr>
      <w:ins w:id="361" w:author="Ferdous, Md Sakib [C B E]" w:date="2023-07-18T11:10:00Z">
        <w:r w:rsidRPr="00B01625">
          <w:t xml:space="preserve">Cover Crops: Planting cover crops during fallow periods or between main crops can help </w:t>
        </w:r>
        <w:del w:id="362" w:author="Cryer, Steve" w:date="2023-07-19T12:08:00Z">
          <w:r w:rsidRPr="00B01625" w:rsidDel="00C016DC">
            <w:delText>smother</w:delText>
          </w:r>
        </w:del>
      </w:ins>
      <w:ins w:id="363" w:author="Cryer, Steve" w:date="2023-07-19T12:08:00Z">
        <w:r w:rsidR="00C016DC">
          <w:t>choke</w:t>
        </w:r>
      </w:ins>
      <w:ins w:id="364" w:author="Ferdous, Md Sakib [C B E]" w:date="2023-07-18T11:10:00Z">
        <w:r w:rsidRPr="00B01625">
          <w:t xml:space="preserve"> weeds and prevent soil erosion. </w:t>
        </w:r>
      </w:ins>
      <w:ins w:id="365" w:author="Ferdous, Md Sakib [C B E]" w:date="2023-07-18T11:11:00Z">
        <w:r w:rsidRPr="00B01625">
          <w:t>Covering</w:t>
        </w:r>
      </w:ins>
      <w:ins w:id="366" w:author="Ferdous, Md Sakib [C B E]" w:date="2023-07-18T11:10:00Z">
        <w:r w:rsidRPr="00B01625">
          <w:t xml:space="preserve"> crops also improve soil health and fertility, reducing the chances of weed establishment.</w:t>
        </w:r>
      </w:ins>
    </w:p>
    <w:p w14:paraId="0DACD407" w14:textId="77777777" w:rsidR="00B01625" w:rsidRPr="00B01625" w:rsidRDefault="00B01625">
      <w:pPr>
        <w:rPr>
          <w:ins w:id="367" w:author="Ferdous, Md Sakib [C B E]" w:date="2023-07-18T11:10:00Z"/>
        </w:rPr>
        <w:pPrChange w:id="368" w:author="Ferdous, Md Sakib [C B E]" w:date="2023-07-18T11:11:00Z">
          <w:pPr>
            <w:pStyle w:val="Heading2"/>
          </w:pPr>
        </w:pPrChange>
      </w:pPr>
    </w:p>
    <w:p w14:paraId="3A4EB88E" w14:textId="77777777" w:rsidR="00B01625" w:rsidRPr="00B01625" w:rsidRDefault="00B01625">
      <w:pPr>
        <w:rPr>
          <w:ins w:id="369" w:author="Ferdous, Md Sakib [C B E]" w:date="2023-07-18T11:10:00Z"/>
        </w:rPr>
        <w:pPrChange w:id="370" w:author="Ferdous, Md Sakib [C B E]" w:date="2023-07-18T11:11:00Z">
          <w:pPr>
            <w:pStyle w:val="Heading2"/>
          </w:pPr>
        </w:pPrChange>
      </w:pPr>
      <w:ins w:id="371" w:author="Ferdous, Md Sakib [C B E]" w:date="2023-07-18T11:10:00Z">
        <w:r w:rsidRPr="00B01625">
          <w:t>Mechanical Control: Mechanical methods such as mowing, hoeing, hand-weeding, or using tractor-mounted cultivators can be effective for weed control in certain situations. However, mechanized methods may be labor-intensive and require careful implementation to avoid crop damage.</w:t>
        </w:r>
      </w:ins>
    </w:p>
    <w:p w14:paraId="790AF946" w14:textId="77777777" w:rsidR="00B01625" w:rsidRPr="00B01625" w:rsidRDefault="00B01625">
      <w:pPr>
        <w:rPr>
          <w:ins w:id="372" w:author="Ferdous, Md Sakib [C B E]" w:date="2023-07-18T11:10:00Z"/>
        </w:rPr>
        <w:pPrChange w:id="373" w:author="Ferdous, Md Sakib [C B E]" w:date="2023-07-18T11:11:00Z">
          <w:pPr>
            <w:pStyle w:val="Heading2"/>
          </w:pPr>
        </w:pPrChange>
      </w:pPr>
    </w:p>
    <w:p w14:paraId="3509DC87" w14:textId="243CA95C" w:rsidR="00B01625" w:rsidRPr="00B01625" w:rsidRDefault="00B01625">
      <w:pPr>
        <w:rPr>
          <w:ins w:id="374" w:author="Ferdous, Md Sakib [C B E]" w:date="2023-07-18T11:10:00Z"/>
        </w:rPr>
        <w:pPrChange w:id="375" w:author="Ferdous, Md Sakib [C B E]" w:date="2023-07-18T11:11:00Z">
          <w:pPr>
            <w:pStyle w:val="Heading2"/>
          </w:pPr>
        </w:pPrChange>
      </w:pPr>
      <w:ins w:id="376" w:author="Ferdous, Md Sakib [C B E]" w:date="2023-07-18T11:10:00Z">
        <w:r w:rsidRPr="00B01625">
          <w:t xml:space="preserve">Chemical Control: Herbicides </w:t>
        </w:r>
        <w:del w:id="377" w:author="Cryer, Steve" w:date="2023-07-19T12:09:00Z">
          <w:r w:rsidRPr="00B01625" w:rsidDel="00DA6E8C">
            <w:delText>can be</w:delText>
          </w:r>
        </w:del>
      </w:ins>
      <w:ins w:id="378" w:author="Cryer, Steve" w:date="2023-07-19T12:09:00Z">
        <w:r w:rsidR="00DA6E8C">
          <w:t>are</w:t>
        </w:r>
      </w:ins>
      <w:ins w:id="379" w:author="Ferdous, Md Sakib [C B E]" w:date="2023-07-18T11:10:00Z">
        <w:r w:rsidRPr="00B01625">
          <w:t xml:space="preserve"> an essential tool for weed management when used judiciously and following label instructions. Integrated Pest Management (</w:t>
        </w:r>
        <w:proofErr w:type="spellStart"/>
        <w:r w:rsidRPr="00B01625">
          <w:t>IPM</w:t>
        </w:r>
        <w:proofErr w:type="spellEnd"/>
        <w:r w:rsidRPr="00B01625">
          <w:t>) principles should be applied, considering factors such as weed species, growth stage, application timing, and environmental impact. It is crucial to rotate herbicides with different modes of action to minimize the risk of herbicide resistance development.</w:t>
        </w:r>
      </w:ins>
    </w:p>
    <w:p w14:paraId="565E08AC" w14:textId="77777777" w:rsidR="00B01625" w:rsidRPr="00B01625" w:rsidRDefault="00B01625">
      <w:pPr>
        <w:rPr>
          <w:ins w:id="380" w:author="Ferdous, Md Sakib [C B E]" w:date="2023-07-18T11:10:00Z"/>
        </w:rPr>
        <w:pPrChange w:id="381" w:author="Ferdous, Md Sakib [C B E]" w:date="2023-07-18T11:11:00Z">
          <w:pPr>
            <w:pStyle w:val="Heading2"/>
          </w:pPr>
        </w:pPrChange>
      </w:pPr>
    </w:p>
    <w:p w14:paraId="707FA252" w14:textId="77777777" w:rsidR="00B01625" w:rsidRPr="00B01625" w:rsidRDefault="00B01625">
      <w:pPr>
        <w:rPr>
          <w:ins w:id="382" w:author="Ferdous, Md Sakib [C B E]" w:date="2023-07-18T11:10:00Z"/>
        </w:rPr>
        <w:pPrChange w:id="383" w:author="Ferdous, Md Sakib [C B E]" w:date="2023-07-18T11:11:00Z">
          <w:pPr>
            <w:pStyle w:val="Heading2"/>
          </w:pPr>
        </w:pPrChange>
      </w:pPr>
      <w:ins w:id="384" w:author="Ferdous, Md Sakib [C B E]" w:date="2023-07-18T11:10:00Z">
        <w:r w:rsidRPr="00B01625">
          <w:t>Biological Control: Biological control involves using natural enemies such as insects, mites, or pathogens to suppress weed populations. This method requires careful evaluation to ensure that the introduced organisms target only the intended weed species and do not harm crops or native ecosystems.</w:t>
        </w:r>
      </w:ins>
    </w:p>
    <w:p w14:paraId="6B831CF2" w14:textId="77777777" w:rsidR="00B01625" w:rsidRPr="00B01625" w:rsidRDefault="00B01625">
      <w:pPr>
        <w:rPr>
          <w:ins w:id="385" w:author="Ferdous, Md Sakib [C B E]" w:date="2023-07-18T11:10:00Z"/>
        </w:rPr>
        <w:pPrChange w:id="386" w:author="Ferdous, Md Sakib [C B E]" w:date="2023-07-18T11:11:00Z">
          <w:pPr>
            <w:pStyle w:val="Heading2"/>
          </w:pPr>
        </w:pPrChange>
      </w:pPr>
    </w:p>
    <w:p w14:paraId="1FFA652E" w14:textId="77777777" w:rsidR="00B01625" w:rsidRPr="00B01625" w:rsidRDefault="00B01625">
      <w:pPr>
        <w:rPr>
          <w:ins w:id="387" w:author="Ferdous, Md Sakib [C B E]" w:date="2023-07-18T11:10:00Z"/>
        </w:rPr>
        <w:pPrChange w:id="388" w:author="Ferdous, Md Sakib [C B E]" w:date="2023-07-18T11:11:00Z">
          <w:pPr>
            <w:pStyle w:val="Heading2"/>
          </w:pPr>
        </w:pPrChange>
      </w:pPr>
      <w:ins w:id="389" w:author="Ferdous, Md Sakib [C B E]" w:date="2023-07-18T11:10:00Z">
        <w:r w:rsidRPr="00B01625">
          <w:t xml:space="preserve">Weed Monitoring and Early Intervention: Regular scouting and monitoring of fields for weed presence and growth stages allow for early intervention. Prompt </w:t>
        </w:r>
        <w:proofErr w:type="gramStart"/>
        <w:r w:rsidRPr="00B01625">
          <w:t>action</w:t>
        </w:r>
        <w:proofErr w:type="gramEnd"/>
        <w:r w:rsidRPr="00B01625">
          <w:t>, such as targeted herbicide application or manual removal, can prevent weeds from becoming established and reduce their impact on crop yields.</w:t>
        </w:r>
      </w:ins>
    </w:p>
    <w:p w14:paraId="64085386" w14:textId="77777777" w:rsidR="00B01625" w:rsidRPr="00B01625" w:rsidRDefault="00B01625">
      <w:pPr>
        <w:rPr>
          <w:ins w:id="390" w:author="Ferdous, Md Sakib [C B E]" w:date="2023-07-18T11:10:00Z"/>
        </w:rPr>
        <w:pPrChange w:id="391" w:author="Ferdous, Md Sakib [C B E]" w:date="2023-07-18T11:11:00Z">
          <w:pPr>
            <w:pStyle w:val="Heading2"/>
          </w:pPr>
        </w:pPrChange>
      </w:pPr>
    </w:p>
    <w:p w14:paraId="7AF7E8D8" w14:textId="77777777" w:rsidR="005F43C9" w:rsidRPr="0009463F" w:rsidRDefault="00B01625">
      <w:pPr>
        <w:rPr>
          <w:ins w:id="392" w:author="Cryer, Steve" w:date="2023-07-19T12:16:00Z"/>
        </w:rPr>
      </w:pPr>
      <w:ins w:id="393" w:author="Ferdous, Md Sakib [C B E]" w:date="2023-07-18T11:10:00Z">
        <w:r w:rsidRPr="00B01625">
          <w:t xml:space="preserve">Precision Farming Technologies: Advanced technologies such as satellite imagery, drones, and GPS-guided equipment can help identify and manage weed hotspots more precisely. These tools allow for site-specific weed control, minimizing </w:t>
        </w:r>
      </w:ins>
      <w:ins w:id="394" w:author="Cryer, Steve" w:date="2023-07-19T12:12:00Z">
        <w:r w:rsidR="0028157A">
          <w:t xml:space="preserve">broadcast </w:t>
        </w:r>
      </w:ins>
      <w:ins w:id="395" w:author="Ferdous, Md Sakib [C B E]" w:date="2023-07-18T11:10:00Z">
        <w:r w:rsidRPr="00B01625">
          <w:t>herbicide use and reducing environmental impacts</w:t>
        </w:r>
      </w:ins>
      <w:ins w:id="396" w:author="Cryer, Steve" w:date="2023-07-19T12:10:00Z">
        <w:r w:rsidR="00586867">
          <w:t xml:space="preserve">, and </w:t>
        </w:r>
      </w:ins>
      <w:ins w:id="397" w:author="Cryer, Steve" w:date="2023-07-19T12:11:00Z">
        <w:r w:rsidR="00586867">
          <w:t xml:space="preserve">there are many </w:t>
        </w:r>
        <w:r w:rsidR="000B2865">
          <w:t>manufacturers</w:t>
        </w:r>
        <w:r w:rsidR="00586867">
          <w:t xml:space="preserve"> exploring </w:t>
        </w:r>
      </w:ins>
      <w:ins w:id="398" w:author="Cryer, Steve" w:date="2023-07-19T12:15:00Z">
        <w:r w:rsidR="004C085A">
          <w:t xml:space="preserve">this evolving technology </w:t>
        </w:r>
      </w:ins>
      <w:ins w:id="399" w:author="Cryer, Steve" w:date="2023-07-19T12:13:00Z">
        <w:r w:rsidR="00D4015A">
          <w:t>for</w:t>
        </w:r>
      </w:ins>
      <w:ins w:id="400" w:author="Cryer, Steve" w:date="2023-07-19T12:11:00Z">
        <w:r w:rsidR="000B2865">
          <w:t xml:space="preserve"> site specific</w:t>
        </w:r>
        <w:r w:rsidR="00586867">
          <w:t xml:space="preserve"> target</w:t>
        </w:r>
      </w:ins>
      <w:ins w:id="401" w:author="Cryer, Steve" w:date="2023-07-19T12:12:00Z">
        <w:r w:rsidR="00126F5A">
          <w:t>ing of</w:t>
        </w:r>
      </w:ins>
      <w:ins w:id="402" w:author="Cryer, Steve" w:date="2023-07-19T12:11:00Z">
        <w:r w:rsidR="00586867">
          <w:t xml:space="preserve"> weed</w:t>
        </w:r>
        <w:r w:rsidR="000B2865">
          <w:t>s</w:t>
        </w:r>
      </w:ins>
      <w:ins w:id="403" w:author="Cryer, Steve" w:date="2023-07-19T12:12:00Z">
        <w:r w:rsidR="00126F5A">
          <w:t xml:space="preserve"> within a field when they occur</w:t>
        </w:r>
      </w:ins>
      <w:ins w:id="404" w:author="Cryer, Steve" w:date="2023-07-19T12:16:00Z">
        <w:r w:rsidR="00C17E51">
          <w:t xml:space="preserve"> (</w:t>
        </w:r>
        <w:r w:rsidR="00C17E51" w:rsidRPr="0009463F">
          <w:t>Gerhards et al. 2022)</w:t>
        </w:r>
      </w:ins>
    </w:p>
    <w:p w14:paraId="2E793644" w14:textId="7CD09D31" w:rsidR="00B01625" w:rsidRPr="0009463F" w:rsidDel="004308FB" w:rsidRDefault="005F43C9">
      <w:pPr>
        <w:rPr>
          <w:ins w:id="405" w:author="Ferdous, Md Sakib [C B E]" w:date="2023-07-18T11:10:00Z"/>
          <w:del w:id="406" w:author="Cryer, Steve" w:date="2023-07-19T12:18:00Z"/>
        </w:rPr>
        <w:pPrChange w:id="407" w:author="Ferdous, Md Sakib [C B E]" w:date="2023-07-18T11:11:00Z">
          <w:pPr>
            <w:pStyle w:val="Heading2"/>
          </w:pPr>
        </w:pPrChange>
      </w:pPr>
      <w:ins w:id="408" w:author="Cryer, Steve" w:date="2023-07-19T12:16:00Z">
        <w:r w:rsidRPr="0009463F">
          <w:t>Advances in site-</w:t>
        </w:r>
        <w:proofErr w:type="spellStart"/>
        <w:r w:rsidRPr="0009463F">
          <w:t>sepcific</w:t>
        </w:r>
        <w:proofErr w:type="spellEnd"/>
        <w:r w:rsidRPr="0009463F">
          <w:t xml:space="preserve"> weed management in agriculture-A review.</w:t>
        </w:r>
      </w:ins>
      <w:ins w:id="409" w:author="Cryer, Steve" w:date="2023-07-19T12:17:00Z">
        <w:r w:rsidRPr="0009463F">
          <w:t xml:space="preserve">  </w:t>
        </w:r>
      </w:ins>
      <w:ins w:id="410" w:author="Cryer, Steve" w:date="2023-07-19T12:18:00Z">
        <w:r w:rsidR="004308FB" w:rsidRPr="00044A42">
          <w:rPr>
            <w:rStyle w:val="accordion-tabbedtab-mobile"/>
            <w:color w:val="8B8B8B"/>
            <w:bdr w:val="none" w:sz="0" w:space="0" w:color="auto" w:frame="1"/>
            <w:shd w:val="clear" w:color="auto" w:fill="FFFFFF"/>
          </w:rPr>
          <w:fldChar w:fldCharType="begin"/>
        </w:r>
        <w:r w:rsidR="004308FB" w:rsidRPr="00044A42">
          <w:rPr>
            <w:rStyle w:val="accordion-tabbedtab-mobile"/>
            <w:color w:val="8B8B8B"/>
            <w:bdr w:val="none" w:sz="0" w:space="0" w:color="auto" w:frame="1"/>
            <w:shd w:val="clear" w:color="auto" w:fill="FFFFFF"/>
          </w:rPr>
          <w:instrText xml:space="preserve"> HYPERLINK "https://onlinelibrary.wiley.com/authored-by/Gerhards/Roland" </w:instrText>
        </w:r>
        <w:r w:rsidR="004308FB" w:rsidRPr="00044A42">
          <w:rPr>
            <w:rStyle w:val="accordion-tabbedtab-mobile"/>
            <w:color w:val="8B8B8B"/>
            <w:bdr w:val="none" w:sz="0" w:space="0" w:color="auto" w:frame="1"/>
            <w:shd w:val="clear" w:color="auto" w:fill="FFFFFF"/>
          </w:rPr>
        </w:r>
        <w:r w:rsidR="004308FB" w:rsidRPr="00044A42">
          <w:rPr>
            <w:rStyle w:val="accordion-tabbedtab-mobile"/>
            <w:color w:val="8B8B8B"/>
            <w:bdr w:val="none" w:sz="0" w:space="0" w:color="auto" w:frame="1"/>
            <w:shd w:val="clear" w:color="auto" w:fill="FFFFFF"/>
          </w:rPr>
          <w:fldChar w:fldCharType="separate"/>
        </w:r>
        <w:r w:rsidR="004308FB" w:rsidRPr="00044A42">
          <w:rPr>
            <w:rStyle w:val="Hyperlink"/>
            <w:color w:val="005274"/>
            <w:bdr w:val="none" w:sz="0" w:space="0" w:color="auto" w:frame="1"/>
          </w:rPr>
          <w:t>Roland Gerhards</w:t>
        </w:r>
        <w:r w:rsidR="004308FB" w:rsidRPr="00044A42">
          <w:rPr>
            <w:rStyle w:val="accordion-tabbedtab-mobile"/>
            <w:color w:val="8B8B8B"/>
            <w:bdr w:val="none" w:sz="0" w:space="0" w:color="auto" w:frame="1"/>
            <w:shd w:val="clear" w:color="auto" w:fill="FFFFFF"/>
          </w:rPr>
          <w:fldChar w:fldCharType="end"/>
        </w:r>
        <w:r w:rsidR="004308FB" w:rsidRPr="00044A42">
          <w:rPr>
            <w:rStyle w:val="comma-separator"/>
            <w:color w:val="8B8B8B"/>
            <w:bdr w:val="none" w:sz="0" w:space="0" w:color="auto" w:frame="1"/>
            <w:shd w:val="clear" w:color="auto" w:fill="FFFFFF"/>
          </w:rPr>
          <w:t>, </w:t>
        </w:r>
        <w:r w:rsidR="004308FB" w:rsidRPr="00044A42">
          <w:rPr>
            <w:rStyle w:val="accordion-tabbedtab-mobile"/>
            <w:color w:val="8B8B8B"/>
            <w:bdr w:val="none" w:sz="0" w:space="0" w:color="auto" w:frame="1"/>
            <w:shd w:val="clear" w:color="auto" w:fill="FFFFFF"/>
          </w:rPr>
          <w:fldChar w:fldCharType="begin"/>
        </w:r>
        <w:r w:rsidR="004308FB" w:rsidRPr="00044A42">
          <w:rPr>
            <w:rStyle w:val="accordion-tabbedtab-mobile"/>
            <w:color w:val="8B8B8B"/>
            <w:bdr w:val="none" w:sz="0" w:space="0" w:color="auto" w:frame="1"/>
            <w:shd w:val="clear" w:color="auto" w:fill="FFFFFF"/>
          </w:rPr>
          <w:instrText xml:space="preserve"> HYPERLINK "https://onlinelibrary.wiley.com/authored-by/And%C3%BAjar+Sanchez/Dionisio" </w:instrText>
        </w:r>
        <w:r w:rsidR="004308FB" w:rsidRPr="00044A42">
          <w:rPr>
            <w:rStyle w:val="accordion-tabbedtab-mobile"/>
            <w:color w:val="8B8B8B"/>
            <w:bdr w:val="none" w:sz="0" w:space="0" w:color="auto" w:frame="1"/>
            <w:shd w:val="clear" w:color="auto" w:fill="FFFFFF"/>
          </w:rPr>
        </w:r>
        <w:r w:rsidR="004308FB" w:rsidRPr="00044A42">
          <w:rPr>
            <w:rStyle w:val="accordion-tabbedtab-mobile"/>
            <w:color w:val="8B8B8B"/>
            <w:bdr w:val="none" w:sz="0" w:space="0" w:color="auto" w:frame="1"/>
            <w:shd w:val="clear" w:color="auto" w:fill="FFFFFF"/>
          </w:rPr>
          <w:fldChar w:fldCharType="separate"/>
        </w:r>
        <w:r w:rsidR="004308FB" w:rsidRPr="00044A42">
          <w:rPr>
            <w:rStyle w:val="Hyperlink"/>
            <w:color w:val="005274"/>
            <w:bdr w:val="none" w:sz="0" w:space="0" w:color="auto" w:frame="1"/>
          </w:rPr>
          <w:t>Dionisio Andújar Sanchez</w:t>
        </w:r>
        <w:r w:rsidR="004308FB" w:rsidRPr="00044A42">
          <w:rPr>
            <w:rStyle w:val="accordion-tabbedtab-mobile"/>
            <w:color w:val="8B8B8B"/>
            <w:bdr w:val="none" w:sz="0" w:space="0" w:color="auto" w:frame="1"/>
            <w:shd w:val="clear" w:color="auto" w:fill="FFFFFF"/>
          </w:rPr>
          <w:fldChar w:fldCharType="end"/>
        </w:r>
        <w:r w:rsidR="004308FB" w:rsidRPr="00044A42">
          <w:rPr>
            <w:rStyle w:val="comma-separator"/>
            <w:color w:val="8B8B8B"/>
            <w:bdr w:val="none" w:sz="0" w:space="0" w:color="auto" w:frame="1"/>
            <w:shd w:val="clear" w:color="auto" w:fill="FFFFFF"/>
          </w:rPr>
          <w:t>, </w:t>
        </w:r>
        <w:r w:rsidR="004308FB" w:rsidRPr="00044A42">
          <w:rPr>
            <w:rStyle w:val="accordion-tabbedtab-mobile"/>
            <w:color w:val="8B8B8B"/>
            <w:bdr w:val="none" w:sz="0" w:space="0" w:color="auto" w:frame="1"/>
            <w:shd w:val="clear" w:color="auto" w:fill="FFFFFF"/>
          </w:rPr>
          <w:fldChar w:fldCharType="begin"/>
        </w:r>
        <w:r w:rsidR="004308FB" w:rsidRPr="00044A42">
          <w:rPr>
            <w:rStyle w:val="accordion-tabbedtab-mobile"/>
            <w:color w:val="8B8B8B"/>
            <w:bdr w:val="none" w:sz="0" w:space="0" w:color="auto" w:frame="1"/>
            <w:shd w:val="clear" w:color="auto" w:fill="FFFFFF"/>
          </w:rPr>
          <w:instrText xml:space="preserve"> HYPERLINK "https://onlinelibrary.wiley.com/authored-by/Hamouz/Pavel" </w:instrText>
        </w:r>
        <w:r w:rsidR="004308FB" w:rsidRPr="00044A42">
          <w:rPr>
            <w:rStyle w:val="accordion-tabbedtab-mobile"/>
            <w:color w:val="8B8B8B"/>
            <w:bdr w:val="none" w:sz="0" w:space="0" w:color="auto" w:frame="1"/>
            <w:shd w:val="clear" w:color="auto" w:fill="FFFFFF"/>
          </w:rPr>
        </w:r>
        <w:r w:rsidR="004308FB" w:rsidRPr="00044A42">
          <w:rPr>
            <w:rStyle w:val="accordion-tabbedtab-mobile"/>
            <w:color w:val="8B8B8B"/>
            <w:bdr w:val="none" w:sz="0" w:space="0" w:color="auto" w:frame="1"/>
            <w:shd w:val="clear" w:color="auto" w:fill="FFFFFF"/>
          </w:rPr>
          <w:fldChar w:fldCharType="separate"/>
        </w:r>
        <w:r w:rsidR="004308FB" w:rsidRPr="00044A42">
          <w:rPr>
            <w:rStyle w:val="Hyperlink"/>
            <w:color w:val="005274"/>
            <w:bdr w:val="none" w:sz="0" w:space="0" w:color="auto" w:frame="1"/>
          </w:rPr>
          <w:t xml:space="preserve">Pavel </w:t>
        </w:r>
        <w:proofErr w:type="spellStart"/>
        <w:r w:rsidR="004308FB" w:rsidRPr="00044A42">
          <w:rPr>
            <w:rStyle w:val="Hyperlink"/>
            <w:color w:val="005274"/>
            <w:bdr w:val="none" w:sz="0" w:space="0" w:color="auto" w:frame="1"/>
          </w:rPr>
          <w:t>Hamouz</w:t>
        </w:r>
        <w:proofErr w:type="spellEnd"/>
        <w:r w:rsidR="004308FB" w:rsidRPr="00044A42">
          <w:rPr>
            <w:rStyle w:val="accordion-tabbedtab-mobile"/>
            <w:color w:val="8B8B8B"/>
            <w:bdr w:val="none" w:sz="0" w:space="0" w:color="auto" w:frame="1"/>
            <w:shd w:val="clear" w:color="auto" w:fill="FFFFFF"/>
          </w:rPr>
          <w:fldChar w:fldCharType="end"/>
        </w:r>
        <w:r w:rsidR="004308FB" w:rsidRPr="00044A42">
          <w:rPr>
            <w:rStyle w:val="comma-separator"/>
            <w:color w:val="8B8B8B"/>
            <w:bdr w:val="none" w:sz="0" w:space="0" w:color="auto" w:frame="1"/>
            <w:shd w:val="clear" w:color="auto" w:fill="FFFFFF"/>
          </w:rPr>
          <w:t>, </w:t>
        </w:r>
        <w:proofErr w:type="spellStart"/>
        <w:r w:rsidR="004308FB" w:rsidRPr="00044A42">
          <w:rPr>
            <w:rStyle w:val="accordion-tabbedtab-mobile"/>
            <w:color w:val="8B8B8B"/>
            <w:bdr w:val="none" w:sz="0" w:space="0" w:color="auto" w:frame="1"/>
            <w:shd w:val="clear" w:color="auto" w:fill="FFFFFF"/>
          </w:rPr>
          <w:fldChar w:fldCharType="begin"/>
        </w:r>
        <w:r w:rsidR="004308FB" w:rsidRPr="00044A42">
          <w:rPr>
            <w:rStyle w:val="accordion-tabbedtab-mobile"/>
            <w:color w:val="8B8B8B"/>
            <w:bdr w:val="none" w:sz="0" w:space="0" w:color="auto" w:frame="1"/>
            <w:shd w:val="clear" w:color="auto" w:fill="FFFFFF"/>
          </w:rPr>
          <w:instrText xml:space="preserve"> HYPERLINK "https://onlinelibrary.wiley.com/authored-by/Peteinatos/Gerassimos+G." </w:instrText>
        </w:r>
        <w:r w:rsidR="004308FB" w:rsidRPr="00044A42">
          <w:rPr>
            <w:rStyle w:val="accordion-tabbedtab-mobile"/>
            <w:color w:val="8B8B8B"/>
            <w:bdr w:val="none" w:sz="0" w:space="0" w:color="auto" w:frame="1"/>
            <w:shd w:val="clear" w:color="auto" w:fill="FFFFFF"/>
          </w:rPr>
        </w:r>
        <w:r w:rsidR="004308FB" w:rsidRPr="00044A42">
          <w:rPr>
            <w:rStyle w:val="accordion-tabbedtab-mobile"/>
            <w:color w:val="8B8B8B"/>
            <w:bdr w:val="none" w:sz="0" w:space="0" w:color="auto" w:frame="1"/>
            <w:shd w:val="clear" w:color="auto" w:fill="FFFFFF"/>
          </w:rPr>
          <w:fldChar w:fldCharType="separate"/>
        </w:r>
        <w:r w:rsidR="004308FB" w:rsidRPr="00044A42">
          <w:rPr>
            <w:rStyle w:val="Hyperlink"/>
            <w:color w:val="005274"/>
            <w:bdr w:val="none" w:sz="0" w:space="0" w:color="auto" w:frame="1"/>
          </w:rPr>
          <w:t>Gerassimos</w:t>
        </w:r>
        <w:proofErr w:type="spellEnd"/>
        <w:r w:rsidR="004308FB" w:rsidRPr="00044A42">
          <w:rPr>
            <w:rStyle w:val="Hyperlink"/>
            <w:color w:val="005274"/>
            <w:bdr w:val="none" w:sz="0" w:space="0" w:color="auto" w:frame="1"/>
          </w:rPr>
          <w:t xml:space="preserve"> G. </w:t>
        </w:r>
        <w:proofErr w:type="spellStart"/>
        <w:r w:rsidR="004308FB" w:rsidRPr="00044A42">
          <w:rPr>
            <w:rStyle w:val="Hyperlink"/>
            <w:color w:val="005274"/>
            <w:bdr w:val="none" w:sz="0" w:space="0" w:color="auto" w:frame="1"/>
          </w:rPr>
          <w:t>Peteinatos</w:t>
        </w:r>
        <w:proofErr w:type="spellEnd"/>
        <w:r w:rsidR="004308FB" w:rsidRPr="00044A42">
          <w:rPr>
            <w:rStyle w:val="accordion-tabbedtab-mobile"/>
            <w:color w:val="8B8B8B"/>
            <w:bdr w:val="none" w:sz="0" w:space="0" w:color="auto" w:frame="1"/>
            <w:shd w:val="clear" w:color="auto" w:fill="FFFFFF"/>
          </w:rPr>
          <w:fldChar w:fldCharType="end"/>
        </w:r>
        <w:r w:rsidR="004308FB" w:rsidRPr="00044A42">
          <w:rPr>
            <w:rStyle w:val="comma-separator"/>
            <w:color w:val="8B8B8B"/>
            <w:bdr w:val="none" w:sz="0" w:space="0" w:color="auto" w:frame="1"/>
            <w:shd w:val="clear" w:color="auto" w:fill="FFFFFF"/>
          </w:rPr>
          <w:t>, </w:t>
        </w:r>
        <w:r w:rsidR="004308FB" w:rsidRPr="00044A42">
          <w:rPr>
            <w:rStyle w:val="accordion-tabbedtab-mobile"/>
            <w:color w:val="8B8B8B"/>
            <w:bdr w:val="none" w:sz="0" w:space="0" w:color="auto" w:frame="1"/>
            <w:shd w:val="clear" w:color="auto" w:fill="FFFFFF"/>
          </w:rPr>
          <w:fldChar w:fldCharType="begin"/>
        </w:r>
        <w:r w:rsidR="004308FB" w:rsidRPr="00044A42">
          <w:rPr>
            <w:rStyle w:val="accordion-tabbedtab-mobile"/>
            <w:color w:val="8B8B8B"/>
            <w:bdr w:val="none" w:sz="0" w:space="0" w:color="auto" w:frame="1"/>
            <w:shd w:val="clear" w:color="auto" w:fill="FFFFFF"/>
          </w:rPr>
          <w:instrText xml:space="preserve"> HYPERLINK "https://onlinelibrary.wiley.com/authored-by/Christensen/Svend" </w:instrText>
        </w:r>
        <w:r w:rsidR="004308FB" w:rsidRPr="00044A42">
          <w:rPr>
            <w:rStyle w:val="accordion-tabbedtab-mobile"/>
            <w:color w:val="8B8B8B"/>
            <w:bdr w:val="none" w:sz="0" w:space="0" w:color="auto" w:frame="1"/>
            <w:shd w:val="clear" w:color="auto" w:fill="FFFFFF"/>
          </w:rPr>
        </w:r>
        <w:r w:rsidR="004308FB" w:rsidRPr="00044A42">
          <w:rPr>
            <w:rStyle w:val="accordion-tabbedtab-mobile"/>
            <w:color w:val="8B8B8B"/>
            <w:bdr w:val="none" w:sz="0" w:space="0" w:color="auto" w:frame="1"/>
            <w:shd w:val="clear" w:color="auto" w:fill="FFFFFF"/>
          </w:rPr>
          <w:fldChar w:fldCharType="separate"/>
        </w:r>
        <w:r w:rsidR="004308FB" w:rsidRPr="00044A42">
          <w:rPr>
            <w:rStyle w:val="Hyperlink"/>
            <w:color w:val="005274"/>
            <w:bdr w:val="none" w:sz="0" w:space="0" w:color="auto" w:frame="1"/>
          </w:rPr>
          <w:t>Svend Christensen</w:t>
        </w:r>
        <w:r w:rsidR="004308FB" w:rsidRPr="00044A42">
          <w:rPr>
            <w:rStyle w:val="accordion-tabbedtab-mobile"/>
            <w:color w:val="8B8B8B"/>
            <w:bdr w:val="none" w:sz="0" w:space="0" w:color="auto" w:frame="1"/>
            <w:shd w:val="clear" w:color="auto" w:fill="FFFFFF"/>
          </w:rPr>
          <w:fldChar w:fldCharType="end"/>
        </w:r>
        <w:r w:rsidR="004308FB" w:rsidRPr="00044A42">
          <w:rPr>
            <w:rStyle w:val="comma-separator"/>
            <w:color w:val="8B8B8B"/>
            <w:bdr w:val="none" w:sz="0" w:space="0" w:color="auto" w:frame="1"/>
            <w:shd w:val="clear" w:color="auto" w:fill="FFFFFF"/>
          </w:rPr>
          <w:t>, </w:t>
        </w:r>
        <w:r w:rsidR="004308FB" w:rsidRPr="00044A42">
          <w:rPr>
            <w:rStyle w:val="accordion-tabbedtab-mobile"/>
            <w:color w:val="8B8B8B"/>
            <w:bdr w:val="none" w:sz="0" w:space="0" w:color="auto" w:frame="1"/>
          </w:rPr>
          <w:t>Cesar Fernandez-Quintanilla</w:t>
        </w:r>
        <w:r w:rsidR="003C22EC" w:rsidRPr="0009463F">
          <w:t xml:space="preserve">.  Weed Research, Vol 62, Issue 2, </w:t>
        </w:r>
      </w:ins>
      <w:ins w:id="411" w:author="Cryer, Steve" w:date="2023-07-19T12:19:00Z">
        <w:r w:rsidR="0009463F" w:rsidRPr="0009463F">
          <w:t xml:space="preserve">pp. 123-133.  </w:t>
        </w:r>
      </w:ins>
      <w:ins w:id="412" w:author="Cryer, Steve" w:date="2023-07-19T12:18:00Z">
        <w:r w:rsidR="003C22EC" w:rsidRPr="0009463F">
          <w:t>April 2022</w:t>
        </w:r>
      </w:ins>
      <w:ins w:id="413" w:author="Ferdous, Md Sakib [C B E]" w:date="2023-07-18T11:10:00Z">
        <w:del w:id="414" w:author="Cryer, Steve" w:date="2023-07-19T12:10:00Z">
          <w:r w:rsidR="00B01625" w:rsidRPr="0009463F" w:rsidDel="00586867">
            <w:delText>.</w:delText>
          </w:r>
        </w:del>
      </w:ins>
    </w:p>
    <w:p w14:paraId="7B238878" w14:textId="77777777" w:rsidR="00B01625" w:rsidRPr="00B01625" w:rsidRDefault="00B01625">
      <w:pPr>
        <w:rPr>
          <w:ins w:id="415" w:author="Ferdous, Md Sakib [C B E]" w:date="2023-07-18T11:10:00Z"/>
        </w:rPr>
        <w:pPrChange w:id="416" w:author="Ferdous, Md Sakib [C B E]" w:date="2023-07-18T11:11:00Z">
          <w:pPr>
            <w:pStyle w:val="Heading2"/>
          </w:pPr>
        </w:pPrChange>
      </w:pPr>
    </w:p>
    <w:p w14:paraId="1D376586" w14:textId="77777777" w:rsidR="00B01625" w:rsidRPr="00B01625" w:rsidRDefault="00B01625">
      <w:pPr>
        <w:rPr>
          <w:ins w:id="417" w:author="Ferdous, Md Sakib [C B E]" w:date="2023-07-18T11:10:00Z"/>
        </w:rPr>
        <w:pPrChange w:id="418" w:author="Ferdous, Md Sakib [C B E]" w:date="2023-07-18T11:11:00Z">
          <w:pPr>
            <w:pStyle w:val="Heading2"/>
          </w:pPr>
        </w:pPrChange>
      </w:pPr>
      <w:ins w:id="419" w:author="Ferdous, Md Sakib [C B E]" w:date="2023-07-18T11:10:00Z">
        <w:r w:rsidRPr="00B01625">
          <w:t>Weed Seed Bank Management: Long-term weed management involves minimizing the buildup of weed seed banks in the soil. This can be achieved by implementing diverse weed control strategies, preventing seed production, and using practices that promote the decay or burial of weed seeds.</w:t>
        </w:r>
      </w:ins>
    </w:p>
    <w:p w14:paraId="713E77F4" w14:textId="77777777" w:rsidR="00B01625" w:rsidRPr="00B01625" w:rsidRDefault="00B01625">
      <w:pPr>
        <w:rPr>
          <w:ins w:id="420" w:author="Ferdous, Md Sakib [C B E]" w:date="2023-07-18T11:10:00Z"/>
        </w:rPr>
        <w:pPrChange w:id="421" w:author="Ferdous, Md Sakib [C B E]" w:date="2023-07-18T11:11:00Z">
          <w:pPr>
            <w:pStyle w:val="Heading2"/>
          </w:pPr>
        </w:pPrChange>
      </w:pPr>
    </w:p>
    <w:p w14:paraId="46A11C6D" w14:textId="77777777" w:rsidR="00B01625" w:rsidRDefault="00B01625" w:rsidP="00B01625">
      <w:pPr>
        <w:rPr>
          <w:ins w:id="422" w:author="Ferdous, Md Sakib [C B E]" w:date="2023-07-18T11:11:00Z"/>
        </w:rPr>
      </w:pPr>
      <w:ins w:id="423" w:author="Ferdous, Md Sakib [C B E]" w:date="2023-07-18T11:10:00Z">
        <w:r w:rsidRPr="00B01625">
          <w:t xml:space="preserve">It is important to note that effective weed control practices may vary depending on factors such as crop type, regional climate, weed species, and the overall farming system. Implementing an </w:t>
        </w:r>
        <w:r w:rsidRPr="00B01625">
          <w:lastRenderedPageBreak/>
          <w:t>integrated weed management approach that combines multiple strategies will provide the best long-term results while minimizing environmental impact.</w:t>
        </w:r>
      </w:ins>
    </w:p>
    <w:p w14:paraId="787BEB4A" w14:textId="77777777" w:rsidR="005972ED" w:rsidRDefault="005972ED">
      <w:pPr>
        <w:rPr>
          <w:ins w:id="424" w:author="Ferdous, Md Sakib [C B E]" w:date="2023-07-18T11:31:00Z"/>
          <w:rStyle w:val="Heading2Char"/>
          <w:b w:val="0"/>
          <w:bCs w:val="0"/>
        </w:rPr>
        <w:pPrChange w:id="425" w:author="Ferdous, Md Sakib [C B E]" w:date="2023-07-18T11:32:00Z">
          <w:pPr>
            <w:pStyle w:val="Heading2"/>
          </w:pPr>
        </w:pPrChange>
      </w:pPr>
    </w:p>
    <w:p w14:paraId="5677012D" w14:textId="741F00D1" w:rsidR="00A74E42" w:rsidRPr="00C339C7" w:rsidRDefault="00A74E42" w:rsidP="00C339C7">
      <w:pPr>
        <w:pStyle w:val="Heading2"/>
        <w:rPr>
          <w:ins w:id="426" w:author="Ferdous, Md Sakib [C B E]" w:date="2023-07-18T11:14:00Z"/>
        </w:rPr>
        <w:pPrChange w:id="427" w:author="Ferdous, Md Sakib [C B E]" w:date="2023-08-25T00:20:00Z">
          <w:pPr/>
        </w:pPrChange>
      </w:pPr>
      <w:ins w:id="428" w:author="Ferdous, Md Sakib [C B E]" w:date="2023-07-15T17:54:00Z">
        <w:del w:id="429" w:author="Cryer, Steve" w:date="2023-07-18T13:10:00Z">
          <w:r w:rsidRPr="00C339C7" w:rsidDel="002179AF">
            <w:rPr>
              <w:rStyle w:val="Heading2Char"/>
              <w:b/>
              <w:bCs/>
              <w:rPrChange w:id="430" w:author="Ferdous, Md Sakib [C B E]" w:date="2023-08-25T00:20:00Z">
                <w:rPr/>
              </w:rPrChange>
            </w:rPr>
            <w:delText>h</w:delText>
          </w:r>
        </w:del>
      </w:ins>
      <w:bookmarkStart w:id="431" w:name="_Toc143668148"/>
      <w:ins w:id="432" w:author="Cryer, Steve" w:date="2023-07-18T13:10:00Z">
        <w:r w:rsidR="002179AF" w:rsidRPr="00C339C7">
          <w:rPr>
            <w:rStyle w:val="Heading2Char"/>
            <w:b/>
            <w:bCs/>
          </w:rPr>
          <w:t>H</w:t>
        </w:r>
      </w:ins>
      <w:ins w:id="433" w:author="Ferdous, Md Sakib [C B E]" w:date="2023-07-15T17:54:00Z">
        <w:r w:rsidRPr="00C339C7">
          <w:rPr>
            <w:rStyle w:val="Heading2Char"/>
            <w:b/>
            <w:bCs/>
            <w:rPrChange w:id="434" w:author="Ferdous, Md Sakib [C B E]" w:date="2023-08-25T00:20:00Z">
              <w:rPr/>
            </w:rPrChange>
          </w:rPr>
          <w:t xml:space="preserve">istorical </w:t>
        </w:r>
      </w:ins>
      <w:ins w:id="435" w:author="Cryer, Steve" w:date="2023-07-18T13:10:00Z">
        <w:r w:rsidR="002179AF" w:rsidRPr="00C339C7">
          <w:rPr>
            <w:rStyle w:val="Heading2Char"/>
            <w:b/>
            <w:bCs/>
          </w:rPr>
          <w:t>T</w:t>
        </w:r>
      </w:ins>
      <w:ins w:id="436" w:author="Ferdous, Md Sakib [C B E]" w:date="2023-07-15T17:54:00Z">
        <w:del w:id="437" w:author="Cryer, Steve" w:date="2023-07-18T13:10:00Z">
          <w:r w:rsidRPr="00C339C7" w:rsidDel="002179AF">
            <w:rPr>
              <w:rStyle w:val="Heading2Char"/>
              <w:b/>
              <w:bCs/>
              <w:rPrChange w:id="438" w:author="Ferdous, Md Sakib [C B E]" w:date="2023-08-25T00:20:00Z">
                <w:rPr/>
              </w:rPrChange>
            </w:rPr>
            <w:delText>t</w:delText>
          </w:r>
        </w:del>
        <w:r w:rsidRPr="00C339C7">
          <w:rPr>
            <w:rStyle w:val="Heading2Char"/>
            <w:b/>
            <w:bCs/>
            <w:rPrChange w:id="439" w:author="Ferdous, Md Sakib [C B E]" w:date="2023-08-25T00:20:00Z">
              <w:rPr/>
            </w:rPrChange>
          </w:rPr>
          <w:t xml:space="preserve">rend in </w:t>
        </w:r>
      </w:ins>
      <w:ins w:id="440" w:author="Cryer, Steve" w:date="2023-07-18T13:10:00Z">
        <w:r w:rsidR="002179AF" w:rsidRPr="00C339C7">
          <w:rPr>
            <w:rStyle w:val="Heading2Char"/>
            <w:b/>
            <w:bCs/>
          </w:rPr>
          <w:t>M</w:t>
        </w:r>
      </w:ins>
      <w:ins w:id="441" w:author="Ferdous, Md Sakib [C B E]" w:date="2023-07-15T17:54:00Z">
        <w:del w:id="442" w:author="Cryer, Steve" w:date="2023-07-18T13:10:00Z">
          <w:r w:rsidRPr="00C339C7" w:rsidDel="002179AF">
            <w:rPr>
              <w:rStyle w:val="Heading2Char"/>
              <w:b/>
              <w:bCs/>
              <w:rPrChange w:id="443" w:author="Ferdous, Md Sakib [C B E]" w:date="2023-08-25T00:20:00Z">
                <w:rPr/>
              </w:rPrChange>
            </w:rPr>
            <w:delText>m</w:delText>
          </w:r>
        </w:del>
        <w:r w:rsidRPr="00C339C7">
          <w:rPr>
            <w:rStyle w:val="Heading2Char"/>
            <w:b/>
            <w:bCs/>
            <w:rPrChange w:id="444" w:author="Ferdous, Md Sakib [C B E]" w:date="2023-08-25T00:20:00Z">
              <w:rPr/>
            </w:rPrChange>
          </w:rPr>
          <w:t>odelling</w:t>
        </w:r>
      </w:ins>
      <w:bookmarkEnd w:id="431"/>
    </w:p>
    <w:p w14:paraId="6609CE9C" w14:textId="77777777" w:rsidR="00B01625" w:rsidRDefault="00B01625" w:rsidP="00A74E42">
      <w:pPr>
        <w:rPr>
          <w:ins w:id="445" w:author="Ferdous, Md Sakib [C B E]" w:date="2023-07-18T11:14:00Z"/>
        </w:rPr>
      </w:pPr>
    </w:p>
    <w:p w14:paraId="19CC84CA" w14:textId="03B665F3" w:rsidR="00ED2524" w:rsidRDefault="00ED2524" w:rsidP="00ED2524">
      <w:pPr>
        <w:rPr>
          <w:ins w:id="446" w:author="Ferdous, Md Sakib [C B E]" w:date="2023-07-18T11:19:00Z"/>
        </w:rPr>
      </w:pPr>
      <w:ins w:id="447" w:author="Ferdous, Md Sakib [C B E]" w:date="2023-07-18T11:19:00Z">
        <w:del w:id="448" w:author="Cryer, Steve" w:date="2023-07-18T13:10:00Z">
          <w:r w:rsidDel="002179AF">
            <w:delText>T</w:delText>
          </w:r>
        </w:del>
      </w:ins>
      <w:ins w:id="449" w:author="Ferdous, Md Sakib [C B E]" w:date="2023-07-18T11:18:00Z">
        <w:del w:id="450" w:author="Cryer, Steve" w:date="2023-07-18T13:10:00Z">
          <w:r w:rsidRPr="00ED2524" w:rsidDel="002179AF">
            <w:delText>he historical trend in w</w:delText>
          </w:r>
        </w:del>
      </w:ins>
      <w:ins w:id="451" w:author="Cryer, Steve" w:date="2023-07-19T12:20:00Z">
        <w:r w:rsidR="002326EF">
          <w:t xml:space="preserve">The </w:t>
        </w:r>
        <w:r w:rsidR="002326EF" w:rsidRPr="00ED2524">
          <w:t xml:space="preserve">mathematical modeling </w:t>
        </w:r>
        <w:r w:rsidR="001D23C1">
          <w:t>of w</w:t>
        </w:r>
      </w:ins>
      <w:ins w:id="452" w:author="Ferdous, Md Sakib [C B E]" w:date="2023-07-18T11:18:00Z">
        <w:r w:rsidRPr="00ED2524">
          <w:t xml:space="preserve">eed </w:t>
        </w:r>
        <w:del w:id="453" w:author="Cryer, Steve" w:date="2023-07-19T12:20:00Z">
          <w:r w:rsidRPr="00ED2524" w:rsidDel="001D23C1">
            <w:delText xml:space="preserve">herbicide </w:delText>
          </w:r>
        </w:del>
        <w:r w:rsidRPr="00ED2524">
          <w:t xml:space="preserve">resistance </w:t>
        </w:r>
      </w:ins>
      <w:ins w:id="454" w:author="Cryer, Steve" w:date="2023-07-19T12:21:00Z">
        <w:r w:rsidR="001D23C1">
          <w:t xml:space="preserve">to </w:t>
        </w:r>
        <w:r w:rsidR="001D23C1" w:rsidRPr="00ED2524">
          <w:t>herbicide</w:t>
        </w:r>
        <w:r w:rsidR="001D23C1">
          <w:t>s</w:t>
        </w:r>
        <w:r w:rsidR="001D23C1" w:rsidRPr="00ED2524">
          <w:t xml:space="preserve"> </w:t>
        </w:r>
      </w:ins>
      <w:ins w:id="455" w:author="Ferdous, Md Sakib [C B E]" w:date="2023-07-18T11:18:00Z">
        <w:del w:id="456" w:author="Cryer, Steve" w:date="2023-07-19T12:20:00Z">
          <w:r w:rsidRPr="00ED2524" w:rsidDel="002326EF">
            <w:delText xml:space="preserve">mathematical modeling </w:delText>
          </w:r>
        </w:del>
        <w:r w:rsidRPr="00ED2524">
          <w:t>has progressed from simple conceptual models to more complex and realistic representations of resistance dynamics. This evolution has improved our understanding of resistance mechanisms, guided management strategies, and contributed to the development of sustainable weed control practices. The future of this field is likely to involve continued refinement of models, incorporation of novel data sources, and increased collaboration to address emerging challenges in weed herbicide resistance management.</w:t>
        </w:r>
      </w:ins>
      <w:ins w:id="457" w:author="Ferdous, Md Sakib [C B E]" w:date="2023-07-18T11:19:00Z">
        <w:r w:rsidRPr="00ED2524">
          <w:t xml:space="preserve"> </w:t>
        </w:r>
        <w:r>
          <w:t>The use of mathematical modeling to study weed herbicide resistance has witnessed significant growth and development over the years</w:t>
        </w:r>
      </w:ins>
      <w:ins w:id="458" w:author="Cryer, Steve" w:date="2023-07-19T12:22:00Z">
        <w:r w:rsidR="00826671">
          <w:t xml:space="preserve"> </w:t>
        </w:r>
        <w:r w:rsidR="00D92ECC">
          <w:t>[I’d add some references here]</w:t>
        </w:r>
      </w:ins>
      <w:ins w:id="459" w:author="Ferdous, Md Sakib [C B E]" w:date="2023-07-18T11:19:00Z">
        <w:r>
          <w:t xml:space="preserve">. Initially, research in this area focused on simple conceptual models that captured the basic dynamics of resistance evolution. These early models provided a foundation for understanding the fundamental principles driving resistance and the factors influencing its spread. As knowledge and data on resistance mechanisms and genetic factors increased, mathematical models began incorporating more detailed genetic and population-level parameters, allowing for more realistic and accurate </w:t>
        </w:r>
      </w:ins>
      <w:ins w:id="460" w:author="Ferdous, Md Sakib [C B E]" w:date="2023-07-18T11:32:00Z">
        <w:r w:rsidR="005972ED">
          <w:t>predictions. In</w:t>
        </w:r>
      </w:ins>
      <w:ins w:id="461" w:author="Ferdous, Md Sakib [C B E]" w:date="2023-07-18T11:19:00Z">
        <w:r>
          <w:t xml:space="preserve"> recent years, there has been a notable shift towards more sophisticated modeling approaches, such as individual-based models and spatially explicit models</w:t>
        </w:r>
      </w:ins>
      <w:ins w:id="462" w:author="Cryer, Steve" w:date="2023-07-19T12:23:00Z">
        <w:r w:rsidR="008229FB">
          <w:t xml:space="preserve"> [</w:t>
        </w:r>
      </w:ins>
      <w:ins w:id="463" w:author="Cryer, Steve" w:date="2023-07-19T12:53:00Z">
        <w:r w:rsidR="00A856FC">
          <w:t xml:space="preserve">again a few </w:t>
        </w:r>
      </w:ins>
      <w:ins w:id="464" w:author="Cryer, Steve" w:date="2023-07-19T12:23:00Z">
        <w:r w:rsidR="008229FB">
          <w:t>references]</w:t>
        </w:r>
      </w:ins>
      <w:ins w:id="465" w:author="Ferdous, Md Sakib [C B E]" w:date="2023-07-18T11:19:00Z">
        <w:r>
          <w:t>. These advanced models consider factors such as spatial heterogeneity, landscape connectivity, and gene flow, enabling a better understanding of resistance dynamics at different scales, from local fields to regional landscapes. Furthermore, the integration of statistical techniques, data assimilation, and optimization algorithms has enhanced the ability of models to analyze real-world scenarios and optimize management strategies.</w:t>
        </w:r>
      </w:ins>
    </w:p>
    <w:p w14:paraId="560EF8D9" w14:textId="77777777" w:rsidR="00ED2524" w:rsidRDefault="00ED2524" w:rsidP="00ED2524">
      <w:pPr>
        <w:rPr>
          <w:ins w:id="466" w:author="Ferdous, Md Sakib [C B E]" w:date="2023-07-18T11:19:00Z"/>
        </w:rPr>
      </w:pPr>
    </w:p>
    <w:p w14:paraId="4F9E49C0" w14:textId="06818CEF" w:rsidR="00B01625" w:rsidRDefault="00ED2524" w:rsidP="00ED2524">
      <w:pPr>
        <w:rPr>
          <w:ins w:id="467" w:author="Ferdous, Md Sakib [C B E]" w:date="2023-07-18T11:19:00Z"/>
        </w:rPr>
      </w:pPr>
      <w:ins w:id="468" w:author="Ferdous, Md Sakib [C B E]" w:date="2023-07-18T11:19:00Z">
        <w:r>
          <w:t>Another significant trend is the increasing recognition of the importance of interdisciplinary collaboration in weed herbicide resistance modeling. Researchers are now working closely with agronomists, geneticists, ecologists, and other stakeholders to gather field data, validate models, and ensure that modeling efforts are relevant and applicable to practical management scenarios.</w:t>
        </w:r>
      </w:ins>
    </w:p>
    <w:p w14:paraId="04F10DD0" w14:textId="77777777" w:rsidR="00ED2524" w:rsidRDefault="00ED2524" w:rsidP="00ED2524">
      <w:pPr>
        <w:rPr>
          <w:ins w:id="469" w:author="Ferdous, Md Sakib [C B E]" w:date="2023-07-15T17:54:00Z"/>
        </w:rPr>
      </w:pPr>
    </w:p>
    <w:p w14:paraId="0EC8B82A" w14:textId="2F6BA2FC" w:rsidR="005972ED" w:rsidRDefault="005972ED">
      <w:pPr>
        <w:pStyle w:val="Heading2"/>
        <w:rPr>
          <w:ins w:id="470" w:author="Ferdous, Md Sakib [C B E]" w:date="2023-07-18T11:31:00Z"/>
        </w:rPr>
        <w:pPrChange w:id="471" w:author="Ferdous, Md Sakib [C B E]" w:date="2023-07-18T11:31:00Z">
          <w:pPr/>
        </w:pPrChange>
      </w:pPr>
      <w:bookmarkStart w:id="472" w:name="_Toc143668149"/>
      <w:ins w:id="473" w:author="Ferdous, Md Sakib [C B E]" w:date="2023-07-18T11:31:00Z">
        <w:r>
          <w:t xml:space="preserve">Novel Data Science and </w:t>
        </w:r>
      </w:ins>
      <w:ins w:id="474" w:author="Cryer, Steve" w:date="2023-07-19T12:24:00Z">
        <w:r w:rsidR="004468AC">
          <w:t>Artificial Intelligence (</w:t>
        </w:r>
      </w:ins>
      <w:ins w:id="475" w:author="Ferdous, Md Sakib [C B E]" w:date="2023-07-18T11:31:00Z">
        <w:r>
          <w:t>AI</w:t>
        </w:r>
      </w:ins>
      <w:ins w:id="476" w:author="Cryer, Steve" w:date="2023-07-19T12:24:00Z">
        <w:r w:rsidR="004468AC">
          <w:t>)</w:t>
        </w:r>
      </w:ins>
      <w:ins w:id="477" w:author="Ferdous, Md Sakib [C B E]" w:date="2023-07-18T11:31:00Z">
        <w:r>
          <w:t xml:space="preserve"> in Herbicide Resistance</w:t>
        </w:r>
        <w:bookmarkEnd w:id="472"/>
        <w:r w:rsidRPr="005972ED">
          <w:t xml:space="preserve"> </w:t>
        </w:r>
      </w:ins>
    </w:p>
    <w:p w14:paraId="4CA62487" w14:textId="77777777" w:rsidR="005972ED" w:rsidRDefault="005972ED" w:rsidP="00A74E42">
      <w:pPr>
        <w:rPr>
          <w:ins w:id="478" w:author="Ferdous, Md Sakib [C B E]" w:date="2023-07-18T11:31:00Z"/>
        </w:rPr>
      </w:pPr>
    </w:p>
    <w:p w14:paraId="65D5029B" w14:textId="0BCB57CD" w:rsidR="005972ED" w:rsidRDefault="005972ED" w:rsidP="00A74E42">
      <w:pPr>
        <w:rPr>
          <w:ins w:id="479" w:author="Cryer, Steve" w:date="2023-07-19T12:27:00Z"/>
        </w:rPr>
      </w:pPr>
      <w:ins w:id="480" w:author="Ferdous, Md Sakib [C B E]" w:date="2023-07-18T11:30:00Z">
        <w:r w:rsidRPr="005972ED">
          <w:t xml:space="preserve">Novel AI techniques can be harnessed to predict herbicide resistance by leveraging the power of machine learning algorithms and data analysis. These techniques involve training AI models on large datasets that include information on weed species, herbicide treatments, genetic markers, environmental conditions, and resistance outcomes. </w:t>
        </w:r>
      </w:ins>
      <w:ins w:id="481" w:author="Cryer, Steve" w:date="2023-07-19T12:55:00Z">
        <w:r w:rsidR="001E3A35">
          <w:t>Ideally, la</w:t>
        </w:r>
        <w:r w:rsidR="00852088">
          <w:t xml:space="preserve">rge data sets could be </w:t>
        </w:r>
      </w:ins>
      <w:ins w:id="482" w:author="Cryer, Steve" w:date="2023-07-19T12:56:00Z">
        <w:r w:rsidR="00FD7ACE">
          <w:t>assembled</w:t>
        </w:r>
      </w:ins>
      <w:ins w:id="483" w:author="Cryer, Steve" w:date="2023-07-19T12:55:00Z">
        <w:r w:rsidR="00852088">
          <w:t xml:space="preserve"> by a variety of differ</w:t>
        </w:r>
      </w:ins>
      <w:ins w:id="484" w:author="Cryer, Steve" w:date="2023-07-19T12:56:00Z">
        <w:r w:rsidR="00852088">
          <w:t>ent methods, includ</w:t>
        </w:r>
        <w:r w:rsidR="00FD7ACE">
          <w:t xml:space="preserve">ing </w:t>
        </w:r>
        <w:del w:id="485" w:author="Ferdous, Md Sakib [C B E]" w:date="2023-08-22T21:44:00Z">
          <w:r w:rsidR="00FD7ACE" w:rsidDel="00540FE1">
            <w:delText>combining of</w:delText>
          </w:r>
        </w:del>
      </w:ins>
      <w:ins w:id="486" w:author="Ferdous, Md Sakib [C B E]" w:date="2023-08-22T21:44:00Z">
        <w:r w:rsidR="00540FE1">
          <w:t>combining</w:t>
        </w:r>
      </w:ins>
      <w:ins w:id="487" w:author="Cryer, Steve" w:date="2023-07-19T12:56:00Z">
        <w:r w:rsidR="00FD7ACE">
          <w:t xml:space="preserve"> data sets that agricultural companies may have.  </w:t>
        </w:r>
      </w:ins>
      <w:ins w:id="488" w:author="Ferdous, Md Sakib [C B E]" w:date="2023-07-18T11:30:00Z">
        <w:r w:rsidRPr="005972ED">
          <w:t xml:space="preserve">By analyzing this data, AI models can identify complex patterns and relationships that may not be apparent through traditional statistical approaches. AI models can learn to recognize key features and indicators associated with herbicide resistance, enabling them to make accurate predictions about the likelihood of resistance in different scenarios. Additionally, AI techniques </w:t>
        </w:r>
        <w:r w:rsidRPr="005972ED">
          <w:lastRenderedPageBreak/>
          <w:t>can be used to optimize herbicide management strategies by simulating different scenarios and identifying the most effective herbicide rotations or combinations to delay or mitigate resistance development. The ability of AI to process vast amounts of data and uncover intricate patterns makes it a valuable tool for predicting and managing herbicide resistance in a more precise and proactive manner.</w:t>
        </w:r>
      </w:ins>
    </w:p>
    <w:p w14:paraId="7C0269B2" w14:textId="77777777" w:rsidR="00E15274" w:rsidRDefault="00E15274" w:rsidP="00A74E42">
      <w:pPr>
        <w:rPr>
          <w:ins w:id="489" w:author="Ferdous, Md Sakib [C B E]" w:date="2023-07-18T10:49:00Z"/>
        </w:rPr>
      </w:pPr>
    </w:p>
    <w:p w14:paraId="2DA1C920" w14:textId="4ECE5895" w:rsidR="004E78FE" w:rsidRDefault="004E78FE" w:rsidP="00A74E42">
      <w:pPr>
        <w:rPr>
          <w:ins w:id="490" w:author="Cryer, Steve" w:date="2023-07-19T12:27:00Z"/>
        </w:rPr>
      </w:pPr>
      <w:ins w:id="491" w:author="Ferdous, Md Sakib [C B E]" w:date="2023-07-18T10:49:00Z">
        <w:r>
          <w:t xml:space="preserve">&lt;transition required&gt; </w:t>
        </w:r>
      </w:ins>
    </w:p>
    <w:p w14:paraId="1723276D" w14:textId="77777777" w:rsidR="00E15274" w:rsidRDefault="00E15274" w:rsidP="00A74E42">
      <w:pPr>
        <w:rPr>
          <w:ins w:id="492" w:author="Ferdous, Md Sakib [C B E]" w:date="2023-07-18T11:36:00Z"/>
        </w:rPr>
      </w:pPr>
    </w:p>
    <w:p w14:paraId="65B37F26" w14:textId="4FEE04E5" w:rsidR="005972ED" w:rsidRDefault="005972ED" w:rsidP="00A74E42">
      <w:pPr>
        <w:rPr>
          <w:ins w:id="493" w:author="Cryer, Steve" w:date="2023-07-19T12:29:00Z"/>
        </w:rPr>
      </w:pPr>
      <w:ins w:id="494" w:author="Ferdous, Md Sakib [C B E]" w:date="2023-07-18T11:36:00Z">
        <w:r w:rsidRPr="005972ED">
          <w:t>To effectively utilize AI in herbicide resistance prediction, several transitions in modeling tools are required. First, there is a need for comprehensive and high-quality datasets that encompass a wide range of variables, including genetic information, field observations, herbicide usage patterns, and resistance outcomes. These datasets must be appropriately curated, standardized, and made readily available for training AI models. Second, the modeling tools must embrace machine learning algorithms and techniques capable of handling complex, high-dimensional data. AI models such as deep learning architectures, recurrent neural networks, and ensemble methods can be explored to capture intricate patterns and relationships within the data. Third, the modeling tools should enable integration with diverse data sources, such as genomic databases, remote sensing data, and weather forecasts, to enhance the predictive capabilities of the AI models. This integration would require the development of efficient data pipelines and algorithms that can process and assimilate heterogeneous data types. Finally, there is a need for user-friendly interfaces and visualization tools that allow researchers, agronomists, and policymakers to interact with AI models and interpret their predictions effectively. These transitions in modeling tools, encompassing data acquisition, algorithmic development, data integration, and user interfaces, will facilitate the successful incorporation of AI into herbicide resistance prediction efforts</w:t>
        </w:r>
      </w:ins>
      <w:ins w:id="495" w:author="Cryer, Steve" w:date="2023-07-19T12:36:00Z">
        <w:r w:rsidR="003127AD">
          <w:t xml:space="preserve"> [Use reference below here]</w:t>
        </w:r>
      </w:ins>
      <w:ins w:id="496" w:author="Ferdous, Md Sakib [C B E]" w:date="2023-07-18T11:36:00Z">
        <w:r w:rsidRPr="005972ED">
          <w:t>.</w:t>
        </w:r>
      </w:ins>
      <w:ins w:id="497" w:author="Cryer, Steve" w:date="2023-07-19T12:29:00Z">
        <w:r w:rsidR="00B41849">
          <w:t xml:space="preserve"> </w:t>
        </w:r>
      </w:ins>
    </w:p>
    <w:p w14:paraId="7ECEC35A" w14:textId="77777777" w:rsidR="00627B05" w:rsidRDefault="00627B05" w:rsidP="00A74E42">
      <w:pPr>
        <w:rPr>
          <w:ins w:id="498" w:author="Cryer, Steve" w:date="2023-07-19T12:29:00Z"/>
        </w:rPr>
      </w:pPr>
    </w:p>
    <w:p w14:paraId="6E9ACD09" w14:textId="12318972" w:rsidR="00627B05" w:rsidRPr="00E76437" w:rsidRDefault="00627B05" w:rsidP="003C4E92">
      <w:pPr>
        <w:ind w:right="45"/>
        <w:rPr>
          <w:ins w:id="499" w:author="Cryer, Steve" w:date="2023-07-19T12:30:00Z"/>
          <w:rStyle w:val="inlineblock"/>
          <w:color w:val="222222"/>
          <w:shd w:val="clear" w:color="auto" w:fill="FFFFFF"/>
        </w:rPr>
      </w:pPr>
      <w:ins w:id="500" w:author="Cryer, Steve" w:date="2023-07-19T12:29:00Z">
        <w:r w:rsidRPr="00E76437">
          <w:rPr>
            <w:color w:val="000000"/>
          </w:rPr>
          <w:t>Artificial Intelligence Tools and Techniques to Combat Herbicide Resistant Weeds—A Review</w:t>
        </w:r>
      </w:ins>
      <w:ins w:id="501" w:author="Cryer, Steve" w:date="2023-07-19T12:30:00Z">
        <w:r w:rsidRPr="00E76437">
          <w:rPr>
            <w:color w:val="000000"/>
          </w:rPr>
          <w:t xml:space="preserve">.  </w:t>
        </w:r>
        <w:r w:rsidRPr="00E76437">
          <w:rPr>
            <w:color w:val="222222"/>
            <w:shd w:val="clear" w:color="auto" w:fill="FFFFFF"/>
          </w:rPr>
          <w:fldChar w:fldCharType="begin"/>
        </w:r>
        <w:r w:rsidRPr="00E76437">
          <w:rPr>
            <w:color w:val="222222"/>
            <w:shd w:val="clear" w:color="auto" w:fill="FFFFFF"/>
          </w:rPr>
          <w:instrText xml:space="preserve"> HYPERLINK "https://sciprofiles.com/profile/2254445" \t "_blank" </w:instrText>
        </w:r>
        <w:r w:rsidRPr="00E76437">
          <w:rPr>
            <w:color w:val="222222"/>
            <w:shd w:val="clear" w:color="auto" w:fill="FFFFFF"/>
          </w:rPr>
        </w:r>
        <w:r w:rsidRPr="00E76437">
          <w:rPr>
            <w:color w:val="222222"/>
            <w:shd w:val="clear" w:color="auto" w:fill="FFFFFF"/>
          </w:rPr>
          <w:fldChar w:fldCharType="separate"/>
        </w:r>
        <w:r w:rsidRPr="00B11994">
          <w:rPr>
            <w:rStyle w:val="sciprofiles-linkname"/>
            <w:color w:val="4F5671"/>
            <w:shd w:val="clear" w:color="auto" w:fill="FFFFFF"/>
          </w:rPr>
          <w:t xml:space="preserve">Shirin </w:t>
        </w:r>
        <w:proofErr w:type="spellStart"/>
        <w:r w:rsidRPr="00B11994">
          <w:rPr>
            <w:rStyle w:val="sciprofiles-linkname"/>
            <w:color w:val="4F5671"/>
            <w:shd w:val="clear" w:color="auto" w:fill="FFFFFF"/>
          </w:rPr>
          <w:t>Ghatrehsamani</w:t>
        </w:r>
        <w:proofErr w:type="spellEnd"/>
        <w:r w:rsidRPr="00E76437">
          <w:rPr>
            <w:color w:val="222222"/>
            <w:shd w:val="clear" w:color="auto" w:fill="FFFFFF"/>
          </w:rPr>
          <w:fldChar w:fldCharType="end"/>
        </w:r>
      </w:ins>
      <w:ins w:id="502" w:author="Cryer, Steve" w:date="2023-07-19T12:32:00Z">
        <w:r w:rsidR="003C4E92" w:rsidRPr="00E76437">
          <w:rPr>
            <w:color w:val="222222"/>
            <w:shd w:val="clear" w:color="auto" w:fill="FFFFFF"/>
          </w:rPr>
          <w:t xml:space="preserve">, </w:t>
        </w:r>
      </w:ins>
      <w:ins w:id="503" w:author="Cryer, Steve" w:date="2023-07-19T12:30:00Z">
        <w:r w:rsidRPr="00E76437">
          <w:rPr>
            <w:color w:val="222222"/>
            <w:shd w:val="clear" w:color="auto" w:fill="FFFFFF"/>
          </w:rPr>
          <w:fldChar w:fldCharType="begin"/>
        </w:r>
        <w:r w:rsidRPr="00E76437">
          <w:rPr>
            <w:color w:val="222222"/>
            <w:shd w:val="clear" w:color="auto" w:fill="FFFFFF"/>
          </w:rPr>
          <w:instrText xml:space="preserve"> HYPERLINK "https://sciprofiles.com/profile/author/U2xVUWpCNW95S3MycG1Rc2c0RjFUZz09" \t "_blank" </w:instrText>
        </w:r>
        <w:r w:rsidRPr="00E76437">
          <w:rPr>
            <w:color w:val="222222"/>
            <w:shd w:val="clear" w:color="auto" w:fill="FFFFFF"/>
          </w:rPr>
        </w:r>
        <w:r w:rsidRPr="00E76437">
          <w:rPr>
            <w:color w:val="222222"/>
            <w:shd w:val="clear" w:color="auto" w:fill="FFFFFF"/>
          </w:rPr>
          <w:fldChar w:fldCharType="separate"/>
        </w:r>
        <w:r w:rsidRPr="00B11994">
          <w:rPr>
            <w:rStyle w:val="sciprofiles-linkname"/>
            <w:color w:val="4F5671"/>
            <w:shd w:val="clear" w:color="auto" w:fill="FFFFFF"/>
          </w:rPr>
          <w:t>Gaurav Jha</w:t>
        </w:r>
        <w:r w:rsidRPr="00E76437">
          <w:rPr>
            <w:color w:val="222222"/>
            <w:shd w:val="clear" w:color="auto" w:fill="FFFFFF"/>
          </w:rPr>
          <w:fldChar w:fldCharType="end"/>
        </w:r>
      </w:ins>
      <w:ins w:id="504" w:author="Cryer, Steve" w:date="2023-07-19T12:32:00Z">
        <w:r w:rsidR="003C4E92" w:rsidRPr="00E76437">
          <w:rPr>
            <w:rStyle w:val="inlineblock"/>
            <w:color w:val="222222"/>
            <w:shd w:val="clear" w:color="auto" w:fill="FFFFFF"/>
          </w:rPr>
          <w:t xml:space="preserve">, </w:t>
        </w:r>
      </w:ins>
      <w:ins w:id="505" w:author="Cryer, Steve" w:date="2023-07-19T12:30:00Z">
        <w:r w:rsidRPr="00E76437">
          <w:rPr>
            <w:color w:val="222222"/>
            <w:shd w:val="clear" w:color="auto" w:fill="FFFFFF"/>
          </w:rPr>
          <w:fldChar w:fldCharType="begin"/>
        </w:r>
        <w:r w:rsidRPr="00E76437">
          <w:rPr>
            <w:color w:val="222222"/>
            <w:shd w:val="clear" w:color="auto" w:fill="FFFFFF"/>
          </w:rPr>
          <w:instrText xml:space="preserve"> HYPERLINK "https://sciprofiles.com/profile/1257845" \t "_blank" </w:instrText>
        </w:r>
        <w:r w:rsidRPr="00E76437">
          <w:rPr>
            <w:color w:val="222222"/>
            <w:shd w:val="clear" w:color="auto" w:fill="FFFFFF"/>
          </w:rPr>
        </w:r>
        <w:r w:rsidRPr="00E76437">
          <w:rPr>
            <w:color w:val="222222"/>
            <w:shd w:val="clear" w:color="auto" w:fill="FFFFFF"/>
          </w:rPr>
          <w:fldChar w:fldCharType="separate"/>
        </w:r>
        <w:proofErr w:type="spellStart"/>
        <w:r w:rsidRPr="00B11994">
          <w:rPr>
            <w:rStyle w:val="sciprofiles-linkname"/>
            <w:color w:val="4F5671"/>
            <w:shd w:val="clear" w:color="auto" w:fill="FFFFFF"/>
          </w:rPr>
          <w:t>Writuparna</w:t>
        </w:r>
        <w:proofErr w:type="spellEnd"/>
        <w:r w:rsidRPr="00B11994">
          <w:rPr>
            <w:rStyle w:val="sciprofiles-linkname"/>
            <w:color w:val="4F5671"/>
            <w:shd w:val="clear" w:color="auto" w:fill="FFFFFF"/>
          </w:rPr>
          <w:t xml:space="preserve"> Dutta</w:t>
        </w:r>
        <w:r w:rsidRPr="00E76437">
          <w:rPr>
            <w:color w:val="222222"/>
            <w:shd w:val="clear" w:color="auto" w:fill="FFFFFF"/>
          </w:rPr>
          <w:fldChar w:fldCharType="end"/>
        </w:r>
      </w:ins>
      <w:ins w:id="506" w:author="Cryer, Steve" w:date="2023-07-19T12:32:00Z">
        <w:r w:rsidR="003C4E92" w:rsidRPr="00E76437">
          <w:rPr>
            <w:rStyle w:val="inlineblock"/>
            <w:color w:val="222222"/>
            <w:shd w:val="clear" w:color="auto" w:fill="FFFFFF"/>
          </w:rPr>
          <w:t xml:space="preserve">, </w:t>
        </w:r>
      </w:ins>
      <w:r w:rsidRPr="00E76437">
        <w:rPr>
          <w:color w:val="222222"/>
          <w:shd w:val="clear" w:color="auto" w:fill="FFFFFF"/>
        </w:rPr>
        <w:fldChar w:fldCharType="begin"/>
      </w:r>
      <w:r w:rsidRPr="00E76437">
        <w:rPr>
          <w:color w:val="222222"/>
          <w:shd w:val="clear" w:color="auto" w:fill="FFFFFF"/>
        </w:rPr>
        <w:instrText xml:space="preserve"> HYPERLINK "https://sciprofiles.com/profile/2248543" \t "_blank" </w:instrText>
      </w:r>
      <w:r w:rsidRPr="00E76437">
        <w:rPr>
          <w:color w:val="222222"/>
          <w:shd w:val="clear" w:color="auto" w:fill="FFFFFF"/>
        </w:rPr>
      </w:r>
      <w:r w:rsidRPr="00E76437">
        <w:rPr>
          <w:color w:val="222222"/>
          <w:shd w:val="clear" w:color="auto" w:fill="FFFFFF"/>
        </w:rPr>
        <w:fldChar w:fldCharType="separate"/>
      </w:r>
      <w:ins w:id="507" w:author="Cryer, Steve" w:date="2023-07-19T12:30:00Z">
        <w:r w:rsidRPr="00B11994">
          <w:rPr>
            <w:rStyle w:val="sciprofiles-linkname"/>
            <w:color w:val="4F5671"/>
            <w:shd w:val="clear" w:color="auto" w:fill="FFFFFF"/>
          </w:rPr>
          <w:t>Faezeh Molaei</w:t>
        </w:r>
        <w:r w:rsidRPr="00E76437">
          <w:rPr>
            <w:color w:val="222222"/>
            <w:shd w:val="clear" w:color="auto" w:fill="FFFFFF"/>
          </w:rPr>
          <w:fldChar w:fldCharType="end"/>
        </w:r>
      </w:ins>
      <w:ins w:id="508" w:author="Cryer, Steve" w:date="2023-07-19T12:32:00Z">
        <w:r w:rsidR="003C4E92" w:rsidRPr="00E76437">
          <w:rPr>
            <w:rStyle w:val="inlineblock"/>
            <w:color w:val="222222"/>
            <w:shd w:val="clear" w:color="auto" w:fill="FFFFFF"/>
          </w:rPr>
          <w:t xml:space="preserve">, </w:t>
        </w:r>
      </w:ins>
      <w:ins w:id="509" w:author="Cryer, Steve" w:date="2023-07-19T12:30:00Z">
        <w:r w:rsidRPr="00E76437">
          <w:rPr>
            <w:color w:val="222222"/>
            <w:shd w:val="clear" w:color="auto" w:fill="FFFFFF"/>
          </w:rPr>
          <w:fldChar w:fldCharType="begin"/>
        </w:r>
        <w:r w:rsidRPr="00E76437">
          <w:rPr>
            <w:color w:val="222222"/>
            <w:shd w:val="clear" w:color="auto" w:fill="FFFFFF"/>
          </w:rPr>
          <w:instrText xml:space="preserve"> HYPERLINK "https://sciprofiles.com/profile/author/bGlKQ1Y4Q0FYZ051VEtZdWw5REs1b2Y0NWcwZGM5Y2xKT25OM2NDUy9WV2EwTFNmaDBYUmpWanVCaHNvTlVWcA==" \t "_blank" </w:instrText>
        </w:r>
        <w:r w:rsidRPr="00E76437">
          <w:rPr>
            <w:color w:val="222222"/>
            <w:shd w:val="clear" w:color="auto" w:fill="FFFFFF"/>
          </w:rPr>
        </w:r>
        <w:r w:rsidRPr="00E76437">
          <w:rPr>
            <w:color w:val="222222"/>
            <w:shd w:val="clear" w:color="auto" w:fill="FFFFFF"/>
          </w:rPr>
          <w:fldChar w:fldCharType="separate"/>
        </w:r>
        <w:proofErr w:type="spellStart"/>
        <w:r w:rsidRPr="00B11994">
          <w:rPr>
            <w:rStyle w:val="sciprofiles-linkname"/>
            <w:color w:val="4F5671"/>
            <w:shd w:val="clear" w:color="auto" w:fill="FFFFFF"/>
          </w:rPr>
          <w:t>Farshina</w:t>
        </w:r>
        <w:proofErr w:type="spellEnd"/>
        <w:r w:rsidRPr="00B11994">
          <w:rPr>
            <w:rStyle w:val="sciprofiles-linkname"/>
            <w:color w:val="4F5671"/>
            <w:shd w:val="clear" w:color="auto" w:fill="FFFFFF"/>
          </w:rPr>
          <w:t xml:space="preserve"> Nazrul</w:t>
        </w:r>
        <w:r w:rsidRPr="00E76437">
          <w:rPr>
            <w:color w:val="222222"/>
            <w:shd w:val="clear" w:color="auto" w:fill="FFFFFF"/>
          </w:rPr>
          <w:fldChar w:fldCharType="end"/>
        </w:r>
      </w:ins>
    </w:p>
    <w:p w14:paraId="57559E45" w14:textId="70E93AB3" w:rsidR="00627B05" w:rsidRPr="00E76437" w:rsidRDefault="00627B05" w:rsidP="00627B05">
      <w:pPr>
        <w:ind w:right="45"/>
        <w:rPr>
          <w:ins w:id="510" w:author="Cryer, Steve" w:date="2023-07-19T12:30:00Z"/>
        </w:rPr>
      </w:pPr>
      <w:r w:rsidRPr="00E76437">
        <w:rPr>
          <w:color w:val="222222"/>
          <w:shd w:val="clear" w:color="auto" w:fill="FFFFFF"/>
        </w:rPr>
        <w:fldChar w:fldCharType="begin"/>
      </w:r>
      <w:r w:rsidRPr="00E76437">
        <w:rPr>
          <w:color w:val="222222"/>
          <w:shd w:val="clear" w:color="auto" w:fill="FFFFFF"/>
        </w:rPr>
        <w:instrText xml:space="preserve"> HYPERLINK "https://sciprofiles.com/profile/2641108" \t "_blank" </w:instrText>
      </w:r>
      <w:r w:rsidRPr="00E76437">
        <w:rPr>
          <w:color w:val="222222"/>
          <w:shd w:val="clear" w:color="auto" w:fill="FFFFFF"/>
        </w:rPr>
      </w:r>
      <w:r w:rsidRPr="00E76437">
        <w:rPr>
          <w:color w:val="222222"/>
          <w:shd w:val="clear" w:color="auto" w:fill="FFFFFF"/>
        </w:rPr>
        <w:fldChar w:fldCharType="separate"/>
      </w:r>
      <w:ins w:id="511" w:author="Cryer, Steve" w:date="2023-07-19T12:30:00Z">
        <w:r w:rsidRPr="009D6A3C">
          <w:rPr>
            <w:rStyle w:val="sciprofiles-linkname"/>
            <w:color w:val="4F5671"/>
            <w:shd w:val="clear" w:color="auto" w:fill="FFFFFF"/>
          </w:rPr>
          <w:t>Mathieu Fortin</w:t>
        </w:r>
        <w:r w:rsidRPr="00E76437">
          <w:rPr>
            <w:color w:val="222222"/>
            <w:shd w:val="clear" w:color="auto" w:fill="FFFFFF"/>
          </w:rPr>
          <w:fldChar w:fldCharType="end"/>
        </w:r>
      </w:ins>
      <w:ins w:id="512" w:author="Cryer, Steve" w:date="2023-07-19T12:32:00Z">
        <w:r w:rsidR="003C4E92" w:rsidRPr="00E76437">
          <w:rPr>
            <w:rStyle w:val="inlineblock"/>
          </w:rPr>
          <w:t xml:space="preserve">, </w:t>
        </w:r>
      </w:ins>
      <w:r w:rsidRPr="00E76437">
        <w:rPr>
          <w:color w:val="222222"/>
          <w:shd w:val="clear" w:color="auto" w:fill="FFFFFF"/>
        </w:rPr>
        <w:fldChar w:fldCharType="begin"/>
      </w:r>
      <w:r w:rsidRPr="00E76437">
        <w:rPr>
          <w:color w:val="222222"/>
          <w:shd w:val="clear" w:color="auto" w:fill="FFFFFF"/>
        </w:rPr>
        <w:instrText xml:space="preserve"> HYPERLINK "https://sciprofiles.com/profile/2604384" \t "_blank" </w:instrText>
      </w:r>
      <w:r w:rsidRPr="00E76437">
        <w:rPr>
          <w:color w:val="222222"/>
          <w:shd w:val="clear" w:color="auto" w:fill="FFFFFF"/>
        </w:rPr>
      </w:r>
      <w:r w:rsidRPr="00E76437">
        <w:rPr>
          <w:color w:val="222222"/>
          <w:shd w:val="clear" w:color="auto" w:fill="FFFFFF"/>
        </w:rPr>
        <w:fldChar w:fldCharType="separate"/>
      </w:r>
      <w:ins w:id="513" w:author="Cryer, Steve" w:date="2023-07-19T12:30:00Z">
        <w:r w:rsidRPr="009D6A3C">
          <w:rPr>
            <w:rStyle w:val="sciprofiles-linkname"/>
            <w:color w:val="4F5671"/>
            <w:shd w:val="clear" w:color="auto" w:fill="FFFFFF"/>
          </w:rPr>
          <w:t>Sangeeta Bansal</w:t>
        </w:r>
        <w:r w:rsidRPr="00E76437">
          <w:rPr>
            <w:color w:val="222222"/>
            <w:shd w:val="clear" w:color="auto" w:fill="FFFFFF"/>
          </w:rPr>
          <w:fldChar w:fldCharType="end"/>
        </w:r>
      </w:ins>
      <w:ins w:id="514" w:author="Cryer, Steve" w:date="2023-07-19T12:32:00Z">
        <w:r w:rsidR="003C4E92" w:rsidRPr="00E76437">
          <w:rPr>
            <w:rStyle w:val="inlineblock"/>
          </w:rPr>
          <w:t xml:space="preserve">, </w:t>
        </w:r>
      </w:ins>
      <w:r w:rsidRPr="00E76437">
        <w:rPr>
          <w:color w:val="222222"/>
          <w:shd w:val="clear" w:color="auto" w:fill="FFFFFF"/>
        </w:rPr>
        <w:fldChar w:fldCharType="begin"/>
      </w:r>
      <w:r w:rsidRPr="00E76437">
        <w:rPr>
          <w:color w:val="222222"/>
          <w:shd w:val="clear" w:color="auto" w:fill="FFFFFF"/>
        </w:rPr>
        <w:instrText xml:space="preserve"> HYPERLINK "https://sciprofiles.com/profile/1750127" \t "_blank" </w:instrText>
      </w:r>
      <w:r w:rsidRPr="00E76437">
        <w:rPr>
          <w:color w:val="222222"/>
          <w:shd w:val="clear" w:color="auto" w:fill="FFFFFF"/>
        </w:rPr>
      </w:r>
      <w:r w:rsidRPr="00E76437">
        <w:rPr>
          <w:color w:val="222222"/>
          <w:shd w:val="clear" w:color="auto" w:fill="FFFFFF"/>
        </w:rPr>
        <w:fldChar w:fldCharType="separate"/>
      </w:r>
      <w:ins w:id="515" w:author="Cryer, Steve" w:date="2023-07-19T12:30:00Z">
        <w:r w:rsidRPr="009D6A3C">
          <w:rPr>
            <w:rStyle w:val="sciprofiles-linkname"/>
            <w:color w:val="4F5671"/>
            <w:shd w:val="clear" w:color="auto" w:fill="FFFFFF"/>
          </w:rPr>
          <w:t xml:space="preserve">Udit </w:t>
        </w:r>
        <w:proofErr w:type="spellStart"/>
        <w:r w:rsidRPr="009D6A3C">
          <w:rPr>
            <w:rStyle w:val="sciprofiles-linkname"/>
            <w:color w:val="4F5671"/>
            <w:shd w:val="clear" w:color="auto" w:fill="FFFFFF"/>
          </w:rPr>
          <w:t>Debangshi</w:t>
        </w:r>
        <w:proofErr w:type="spellEnd"/>
        <w:r w:rsidRPr="00E76437">
          <w:rPr>
            <w:color w:val="222222"/>
            <w:shd w:val="clear" w:color="auto" w:fill="FFFFFF"/>
          </w:rPr>
          <w:fldChar w:fldCharType="end"/>
        </w:r>
      </w:ins>
      <w:ins w:id="516" w:author="Cryer, Steve" w:date="2023-07-19T12:32:00Z">
        <w:r w:rsidR="003C4E92" w:rsidRPr="00E76437">
          <w:rPr>
            <w:color w:val="222222"/>
            <w:shd w:val="clear" w:color="auto" w:fill="FFFFFF"/>
          </w:rPr>
          <w:t>,</w:t>
        </w:r>
      </w:ins>
      <w:ins w:id="517" w:author="Cryer, Steve" w:date="2023-07-19T12:30:00Z">
        <w:r w:rsidRPr="00E76437">
          <w:rPr>
            <w:rStyle w:val="inlineblock"/>
            <w:color w:val="222222"/>
            <w:shd w:val="clear" w:color="auto" w:fill="FFFFFF"/>
          </w:rPr>
          <w:t> and</w:t>
        </w:r>
      </w:ins>
      <w:ins w:id="518" w:author="Cryer, Steve" w:date="2023-07-19T12:32:00Z">
        <w:r w:rsidR="003C4E92" w:rsidRPr="00E76437">
          <w:rPr>
            <w:rStyle w:val="inlineblock"/>
          </w:rPr>
          <w:t xml:space="preserve"> </w:t>
        </w:r>
      </w:ins>
      <w:r w:rsidRPr="00E76437">
        <w:rPr>
          <w:color w:val="222222"/>
          <w:shd w:val="clear" w:color="auto" w:fill="FFFFFF"/>
        </w:rPr>
        <w:fldChar w:fldCharType="begin"/>
      </w:r>
      <w:r w:rsidRPr="009D6A3C">
        <w:rPr>
          <w:color w:val="222222"/>
          <w:shd w:val="clear" w:color="auto" w:fill="FFFFFF"/>
        </w:rPr>
        <w:instrText xml:space="preserve"> HYPERLINK "https://sciprofiles.com/profile/author/Vm1TVzNXWnhwdjNNZjF1eHRiZUtsRXRqOExYV3BHR0xGK29ycE90MzVJYz0=" \t "_blank" </w:instrText>
      </w:r>
      <w:r w:rsidRPr="00E76437">
        <w:rPr>
          <w:color w:val="222222"/>
          <w:shd w:val="clear" w:color="auto" w:fill="FFFFFF"/>
        </w:rPr>
      </w:r>
      <w:r w:rsidRPr="00E76437">
        <w:rPr>
          <w:color w:val="222222"/>
          <w:shd w:val="clear" w:color="auto" w:fill="FFFFFF"/>
        </w:rPr>
        <w:fldChar w:fldCharType="separate"/>
      </w:r>
      <w:ins w:id="519" w:author="Cryer, Steve" w:date="2023-07-19T12:30:00Z">
        <w:r w:rsidRPr="009D6A3C">
          <w:rPr>
            <w:rStyle w:val="sciprofiles-linkname"/>
            <w:color w:val="4F5671"/>
            <w:shd w:val="clear" w:color="auto" w:fill="FFFFFF"/>
          </w:rPr>
          <w:t>Jasmine Neupane</w:t>
        </w:r>
        <w:r w:rsidRPr="00E76437">
          <w:rPr>
            <w:color w:val="222222"/>
            <w:shd w:val="clear" w:color="auto" w:fill="FFFFFF"/>
          </w:rPr>
          <w:fldChar w:fldCharType="end"/>
        </w:r>
      </w:ins>
      <w:ins w:id="520" w:author="Cryer, Steve" w:date="2023-07-19T12:34:00Z">
        <w:r w:rsidR="00334931">
          <w:rPr>
            <w:color w:val="222222"/>
            <w:shd w:val="clear" w:color="auto" w:fill="FFFFFF"/>
          </w:rPr>
          <w:t xml:space="preserve">, </w:t>
        </w:r>
      </w:ins>
      <w:ins w:id="521" w:author="Cryer, Steve" w:date="2023-07-19T12:35:00Z">
        <w:r w:rsidR="008E7638">
          <w:rPr>
            <w:color w:val="222222"/>
            <w:shd w:val="clear" w:color="auto" w:fill="FFFFFF"/>
          </w:rPr>
          <w:t>Sustainability, Jan 2023</w:t>
        </w:r>
      </w:ins>
      <w:ins w:id="522" w:author="Cryer, Steve" w:date="2023-07-19T12:37:00Z">
        <w:r w:rsidR="00BF11D2">
          <w:rPr>
            <w:color w:val="222222"/>
            <w:shd w:val="clear" w:color="auto" w:fill="FFFFFF"/>
          </w:rPr>
          <w:t xml:space="preserve">, </w:t>
        </w:r>
        <w:r w:rsidR="00BF11D2" w:rsidRPr="009D6A3C">
          <w:t>Sustainability</w:t>
        </w:r>
      </w:ins>
      <w:ins w:id="523" w:author="Cryer, Steve" w:date="2023-07-19T12:38:00Z">
        <w:r w:rsidR="002C1F26">
          <w:t>, h</w:t>
        </w:r>
        <w:r w:rsidR="008C0E92">
          <w:t>ttps://</w:t>
        </w:r>
        <w:proofErr w:type="spellStart"/>
        <w:r w:rsidR="008C0E92">
          <w:t>www.mdpi.com</w:t>
        </w:r>
        <w:proofErr w:type="spellEnd"/>
        <w:r w:rsidR="008C0E92">
          <w:t>/2071-1050/15/</w:t>
        </w:r>
        <w:r w:rsidR="0089358F">
          <w:t>3/1843#</w:t>
        </w:r>
      </w:ins>
    </w:p>
    <w:p w14:paraId="6009E6F1" w14:textId="79C67C33" w:rsidR="00627B05" w:rsidRPr="009D6A3C" w:rsidRDefault="00627B05" w:rsidP="009D6A3C">
      <w:pPr>
        <w:pStyle w:val="Heading1"/>
        <w:shd w:val="clear" w:color="auto" w:fill="FFFFFF"/>
        <w:spacing w:before="120" w:after="120"/>
        <w:rPr>
          <w:ins w:id="524" w:author="Ferdous, Md Sakib [C B E]" w:date="2023-07-15T17:54:00Z"/>
          <w:rFonts w:ascii="Arial" w:hAnsi="Arial" w:cs="Arial"/>
          <w:color w:val="000000"/>
          <w:sz w:val="36"/>
          <w:szCs w:val="36"/>
        </w:rPr>
      </w:pPr>
    </w:p>
    <w:p w14:paraId="4B896DE8" w14:textId="4E39F140" w:rsidR="00A74E42" w:rsidRDefault="00474188">
      <w:pPr>
        <w:rPr>
          <w:ins w:id="525" w:author="Ferdous, Md Sakib [C B E]" w:date="2023-07-18T10:27:00Z"/>
        </w:rPr>
      </w:pPr>
      <w:ins w:id="526" w:author="Ferdous, Md Sakib [C B E]" w:date="2023-07-15T17:59:00Z">
        <w:r>
          <w:t>&lt;what is desired from a modelling tool&gt;</w:t>
        </w:r>
      </w:ins>
    </w:p>
    <w:p w14:paraId="6626D5DA" w14:textId="37BB12F4" w:rsidR="00E81285" w:rsidRDefault="00E81285">
      <w:pPr>
        <w:rPr>
          <w:ins w:id="527" w:author="Ferdous, Md Sakib [C B E]" w:date="2023-07-22T15:24:00Z"/>
        </w:rPr>
      </w:pPr>
      <w:ins w:id="528" w:author="Ferdous, Md Sakib [C B E]" w:date="2023-07-18T10:27:00Z">
        <w:r>
          <w:t>&lt;necessity of conversion&gt;</w:t>
        </w:r>
      </w:ins>
    </w:p>
    <w:p w14:paraId="09520C7B" w14:textId="0C331563" w:rsidR="00C56687" w:rsidRPr="00A74E42" w:rsidRDefault="00C56687">
      <w:pPr>
        <w:rPr>
          <w:ins w:id="529" w:author="Ferdous, Md Sakib [C B E]" w:date="2023-07-14T19:05:00Z"/>
        </w:rPr>
        <w:pPrChange w:id="530" w:author="Ferdous, Md Sakib [C B E]" w:date="2023-07-15T17:54:00Z">
          <w:pPr>
            <w:ind w:firstLine="720"/>
          </w:pPr>
        </w:pPrChange>
      </w:pPr>
      <w:ins w:id="531" w:author="Ferdous, Md Sakib [C B E]" w:date="2023-07-22T15:24:00Z">
        <w:r>
          <w:t>&lt;where AI can be a</w:t>
        </w:r>
      </w:ins>
      <w:ins w:id="532" w:author="Ferdous, Md Sakib [C B E]" w:date="2023-07-22T15:25:00Z">
        <w:r>
          <w:t>pplied?</w:t>
        </w:r>
      </w:ins>
      <w:ins w:id="533" w:author="Ferdous, Md Sakib [C B E]" w:date="2023-07-22T15:24:00Z">
        <w:r>
          <w:t>&gt;</w:t>
        </w:r>
      </w:ins>
    </w:p>
    <w:p w14:paraId="0C03036A" w14:textId="56ACA1E6" w:rsidR="00AE1FD8" w:rsidRDefault="00DD7166">
      <w:pPr>
        <w:pStyle w:val="Heading2"/>
        <w:rPr>
          <w:ins w:id="534" w:author="Ferdous, Md Sakib [C B E]" w:date="2023-07-14T19:08:00Z"/>
        </w:rPr>
        <w:pPrChange w:id="535" w:author="Ferdous, Md Sakib [C B E]" w:date="2023-07-14T19:10:00Z">
          <w:pPr/>
        </w:pPrChange>
      </w:pPr>
      <w:bookmarkStart w:id="536" w:name="_Toc143668150"/>
      <w:ins w:id="537" w:author="Ferdous, Md Sakib [C B E]" w:date="2023-07-14T19:08:00Z">
        <w:r>
          <w:t>What we did</w:t>
        </w:r>
        <w:bookmarkEnd w:id="536"/>
      </w:ins>
    </w:p>
    <w:p w14:paraId="6A0C2CE8" w14:textId="77777777" w:rsidR="00474188" w:rsidRDefault="00474188">
      <w:pPr>
        <w:rPr>
          <w:ins w:id="538" w:author="Ferdous, Md Sakib [C B E]" w:date="2023-07-15T17:59:00Z"/>
        </w:rPr>
      </w:pPr>
      <w:commentRangeStart w:id="539"/>
      <w:ins w:id="540" w:author="Ferdous, Md Sakib [C B E]" w:date="2023-07-15T17:59:00Z">
        <w:r>
          <w:t>&lt;</w:t>
        </w:r>
      </w:ins>
      <w:ins w:id="541" w:author="Ferdous, Md Sakib [C B E]" w:date="2023-07-14T19:08:00Z">
        <w:r w:rsidR="00DD7166">
          <w:t>Convert the existing pipeline</w:t>
        </w:r>
      </w:ins>
      <w:ins w:id="542" w:author="Ferdous, Md Sakib [C B E]" w:date="2023-07-15T17:59:00Z">
        <w:r>
          <w:t>&gt;</w:t>
        </w:r>
      </w:ins>
    </w:p>
    <w:p w14:paraId="238F2D17" w14:textId="77777777" w:rsidR="00474188" w:rsidRDefault="00474188">
      <w:pPr>
        <w:rPr>
          <w:ins w:id="543" w:author="Ferdous, Md Sakib [C B E]" w:date="2023-07-15T17:59:00Z"/>
        </w:rPr>
      </w:pPr>
      <w:ins w:id="544" w:author="Ferdous, Md Sakib [C B E]" w:date="2023-07-15T17:59:00Z">
        <w:r>
          <w:t>&lt;</w:t>
        </w:r>
      </w:ins>
      <w:ins w:id="545" w:author="Ferdous, Md Sakib [C B E]" w:date="2023-07-14T19:08:00Z">
        <w:r w:rsidR="00DD7166">
          <w:t>how it will bring changes</w:t>
        </w:r>
      </w:ins>
      <w:ins w:id="546" w:author="Ferdous, Md Sakib [C B E]" w:date="2023-07-15T17:59:00Z">
        <w:r>
          <w:t>&gt;</w:t>
        </w:r>
      </w:ins>
      <w:ins w:id="547" w:author="Ferdous, Md Sakib [C B E]" w:date="2023-07-14T19:08:00Z">
        <w:r w:rsidR="00DD7166">
          <w:t xml:space="preserve"> </w:t>
        </w:r>
      </w:ins>
    </w:p>
    <w:p w14:paraId="6D0E2A61" w14:textId="5E54EB51" w:rsidR="00DD7166" w:rsidRDefault="00474188">
      <w:pPr>
        <w:rPr>
          <w:ins w:id="548" w:author="Ferdous, Md Sakib [C B E]" w:date="2023-08-25T00:15:00Z"/>
        </w:rPr>
      </w:pPr>
      <w:ins w:id="549" w:author="Ferdous, Md Sakib [C B E]" w:date="2023-07-15T17:59:00Z">
        <w:r>
          <w:t>&lt;</w:t>
        </w:r>
      </w:ins>
      <w:ins w:id="550" w:author="Ferdous, Md Sakib [C B E]" w:date="2023-07-14T19:08:00Z">
        <w:r w:rsidR="00DD7166">
          <w:t xml:space="preserve">how </w:t>
        </w:r>
      </w:ins>
      <w:ins w:id="551" w:author="Ferdous, Md Sakib [C B E]" w:date="2023-07-14T19:12:00Z">
        <w:r w:rsidR="00DD7166">
          <w:t>this can be used</w:t>
        </w:r>
      </w:ins>
      <w:ins w:id="552" w:author="Ferdous, Md Sakib [C B E]" w:date="2023-07-15T17:59:00Z">
        <w:r>
          <w:t>&gt;</w:t>
        </w:r>
      </w:ins>
      <w:commentRangeEnd w:id="539"/>
      <w:ins w:id="553" w:author="Ferdous, Md Sakib [C B E]" w:date="2023-08-25T00:15:00Z">
        <w:r w:rsidR="00512725">
          <w:rPr>
            <w:rStyle w:val="CommentReference"/>
          </w:rPr>
          <w:commentReference w:id="539"/>
        </w:r>
      </w:ins>
    </w:p>
    <w:p w14:paraId="46F406B2" w14:textId="35AB4463" w:rsidR="00512725" w:rsidRPr="00AE1FD8" w:rsidRDefault="00512725">
      <w:pPr>
        <w:pPrChange w:id="554" w:author="Ferdous, Md Sakib [C B E]" w:date="2023-07-14T19:05:00Z">
          <w:pPr>
            <w:pStyle w:val="Heading1"/>
          </w:pPr>
        </w:pPrChange>
      </w:pPr>
      <w:ins w:id="555" w:author="Ferdous, Md Sakib [C B E]" w:date="2023-08-25T00:15:00Z">
        <w:r>
          <w:t>&lt;testing with newly developed molecules&gt;</w:t>
        </w:r>
      </w:ins>
    </w:p>
    <w:p w14:paraId="10C75E2C" w14:textId="77777777" w:rsidR="005B7C2E" w:rsidRDefault="005B7C2E">
      <w:pPr>
        <w:spacing w:after="160" w:line="259" w:lineRule="auto"/>
        <w:rPr>
          <w:ins w:id="556" w:author="Ferdous, Md Sakib [C B E]" w:date="2023-08-24T22:30:00Z"/>
          <w:rFonts w:asciiTheme="majorHAnsi" w:eastAsiaTheme="majorEastAsia" w:hAnsiTheme="majorHAnsi" w:cstheme="majorBidi"/>
          <w:color w:val="2F5496" w:themeColor="accent1" w:themeShade="BF"/>
          <w:sz w:val="32"/>
          <w:szCs w:val="28"/>
        </w:rPr>
      </w:pPr>
      <w:ins w:id="557" w:author="Ferdous, Md Sakib [C B E]" w:date="2023-08-24T22:30:00Z">
        <w:r>
          <w:rPr>
            <w:szCs w:val="28"/>
          </w:rPr>
          <w:br w:type="page"/>
        </w:r>
      </w:ins>
    </w:p>
    <w:p w14:paraId="3425EBEB" w14:textId="2FB6BEED" w:rsidR="008048B7" w:rsidRPr="00E843AD" w:rsidDel="00DD7166" w:rsidRDefault="00BA1D85" w:rsidP="00E843AD">
      <w:pPr>
        <w:pStyle w:val="Heading2"/>
        <w:rPr>
          <w:del w:id="558" w:author="Ferdous, Md Sakib [C B E]" w:date="2023-07-14T19:09:00Z"/>
          <w:szCs w:val="28"/>
        </w:rPr>
      </w:pPr>
      <w:del w:id="559" w:author="Ferdous, Md Sakib [C B E]" w:date="2023-07-14T19:09:00Z">
        <w:r w:rsidDel="00DD7166">
          <w:rPr>
            <w:szCs w:val="28"/>
          </w:rPr>
          <w:lastRenderedPageBreak/>
          <w:delText>Tar Spot</w:delText>
        </w:r>
        <w:r w:rsidR="008048B7" w:rsidRPr="00E843AD" w:rsidDel="00DD7166">
          <w:rPr>
            <w:szCs w:val="28"/>
          </w:rPr>
          <w:delText xml:space="preserve"> Spores</w:delText>
        </w:r>
      </w:del>
    </w:p>
    <w:p w14:paraId="476D2A89" w14:textId="63EDF6B8" w:rsidR="00C02195" w:rsidRPr="00CD0F31" w:rsidDel="00DD7166" w:rsidRDefault="00C02195" w:rsidP="00BD3E73">
      <w:pPr>
        <w:pStyle w:val="Heading2"/>
        <w:rPr>
          <w:del w:id="560" w:author="Ferdous, Md Sakib [C B E]" w:date="2023-07-14T19:09:00Z"/>
          <w:szCs w:val="28"/>
        </w:rPr>
      </w:pPr>
      <w:del w:id="561" w:author="Ferdous, Md Sakib [C B E]" w:date="2023-07-14T19:09:00Z">
        <w:r w:rsidRPr="00CD0F31" w:rsidDel="00DD7166">
          <w:rPr>
            <w:szCs w:val="28"/>
          </w:rPr>
          <w:delText>Weather Conditions that Favor Disease</w:delText>
        </w:r>
      </w:del>
    </w:p>
    <w:p w14:paraId="65D4F36F" w14:textId="7749F005" w:rsidR="002C7540" w:rsidRPr="00646061" w:rsidRDefault="00C22CDC" w:rsidP="00AE1FD8">
      <w:pPr>
        <w:pStyle w:val="Heading1"/>
      </w:pPr>
      <w:bookmarkStart w:id="562" w:name="_Toc143668151"/>
      <w:r>
        <w:t>Methods</w:t>
      </w:r>
      <w:bookmarkEnd w:id="562"/>
    </w:p>
    <w:p w14:paraId="787CE9F4" w14:textId="543390DD" w:rsidR="00DD7166" w:rsidRDefault="00DD7166" w:rsidP="00605922">
      <w:pPr>
        <w:pStyle w:val="Heading2"/>
        <w:rPr>
          <w:ins w:id="563" w:author="Ferdous, Md Sakib [C B E]" w:date="2023-07-15T18:00:00Z"/>
          <w:szCs w:val="28"/>
        </w:rPr>
      </w:pPr>
      <w:bookmarkStart w:id="564" w:name="_Toc143668152"/>
      <w:ins w:id="565" w:author="Ferdous, Md Sakib [C B E]" w:date="2023-07-14T19:17:00Z">
        <w:r>
          <w:rPr>
            <w:szCs w:val="28"/>
          </w:rPr>
          <w:t>Previous works</w:t>
        </w:r>
      </w:ins>
      <w:bookmarkEnd w:id="564"/>
    </w:p>
    <w:p w14:paraId="075191BE" w14:textId="528E6451" w:rsidR="005445F5" w:rsidRDefault="00C42A9C">
      <w:pPr>
        <w:rPr>
          <w:ins w:id="566" w:author="Ferdous, Md Sakib [C B E]" w:date="2023-08-24T22:36:00Z"/>
        </w:rPr>
      </w:pPr>
      <w:commentRangeStart w:id="567"/>
      <w:ins w:id="568" w:author="Ferdous, Md Sakib [C B E]" w:date="2023-07-18T10:57:00Z">
        <w:r>
          <w:t>&lt;how much of the previous report we must write here?&gt;</w:t>
        </w:r>
      </w:ins>
    </w:p>
    <w:p w14:paraId="42C2BFC9" w14:textId="6A54A3AC" w:rsidR="005B7C2E" w:rsidRDefault="005B7C2E">
      <w:pPr>
        <w:rPr>
          <w:ins w:id="569" w:author="Ferdous, Md Sakib [C B E]" w:date="2023-08-25T00:20:00Z"/>
        </w:rPr>
      </w:pPr>
      <w:ins w:id="570" w:author="Ferdous, Md Sakib [C B E]" w:date="2023-08-24T22:36:00Z">
        <w:r>
          <w:t>&lt;discuss the stochasticity present in the previous code&gt;</w:t>
        </w:r>
      </w:ins>
      <w:commentRangeEnd w:id="567"/>
      <w:ins w:id="571" w:author="Ferdous, Md Sakib [C B E]" w:date="2023-08-25T00:15:00Z">
        <w:r w:rsidR="00C339C7">
          <w:rPr>
            <w:rStyle w:val="CommentReference"/>
          </w:rPr>
          <w:commentReference w:id="567"/>
        </w:r>
      </w:ins>
    </w:p>
    <w:p w14:paraId="56B813F3" w14:textId="77777777" w:rsidR="001851A6" w:rsidRDefault="001851A6">
      <w:pPr>
        <w:rPr>
          <w:ins w:id="572" w:author="Ferdous, Md Sakib [C B E]" w:date="2023-08-25T00:20:00Z"/>
        </w:rPr>
      </w:pPr>
    </w:p>
    <w:p w14:paraId="6E87FE17" w14:textId="21FD4B94" w:rsidR="001851A6" w:rsidRDefault="001851A6">
      <w:pPr>
        <w:rPr>
          <w:ins w:id="573" w:author="Ferdous, Md Sakib [C B E]" w:date="2023-08-25T00:21:00Z"/>
        </w:rPr>
      </w:pPr>
      <w:commentRangeStart w:id="574"/>
      <w:ins w:id="575" w:author="Ferdous, Md Sakib [C B E]" w:date="2023-08-25T00:21:00Z">
        <w:r>
          <w:rPr>
            <w:noProof/>
          </w:rPr>
          <w:drawing>
            <wp:inline distT="0" distB="0" distL="0" distR="0" wp14:anchorId="6E7AD10A" wp14:editId="272FD768">
              <wp:extent cx="3686861" cy="3290501"/>
              <wp:effectExtent l="0" t="0" r="8890" b="5715"/>
              <wp:docPr id="5410397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1101" cy="3303210"/>
                      </a:xfrm>
                      <a:prstGeom prst="rect">
                        <a:avLst/>
                      </a:prstGeom>
                      <a:noFill/>
                    </pic:spPr>
                  </pic:pic>
                </a:graphicData>
              </a:graphic>
            </wp:inline>
          </w:drawing>
        </w:r>
      </w:ins>
      <w:commentRangeEnd w:id="574"/>
      <w:ins w:id="576" w:author="Ferdous, Md Sakib [C B E]" w:date="2023-08-25T00:24:00Z">
        <w:r w:rsidR="0056281A">
          <w:rPr>
            <w:rStyle w:val="CommentReference"/>
          </w:rPr>
          <w:commentReference w:id="574"/>
        </w:r>
      </w:ins>
    </w:p>
    <w:p w14:paraId="0C4CB546" w14:textId="77777777" w:rsidR="001851A6" w:rsidRDefault="001851A6">
      <w:pPr>
        <w:rPr>
          <w:ins w:id="577" w:author="Ferdous, Md Sakib [C B E]" w:date="2023-08-25T00:21:00Z"/>
        </w:rPr>
      </w:pPr>
    </w:p>
    <w:p w14:paraId="5F9BAEFC" w14:textId="0DBC8075" w:rsidR="001851A6" w:rsidRDefault="00D60CA3">
      <w:pPr>
        <w:rPr>
          <w:ins w:id="578" w:author="Ferdous, Md Sakib [C B E]" w:date="2023-08-25T00:21:00Z"/>
        </w:rPr>
      </w:pPr>
      <w:ins w:id="579" w:author="Ferdous, Md Sakib [C B E]" w:date="2023-08-25T00:23:00Z">
        <w:r>
          <w:t>Figure: Original Pipeline</w:t>
        </w:r>
      </w:ins>
    </w:p>
    <w:p w14:paraId="48EDCE7B" w14:textId="77777777" w:rsidR="001851A6" w:rsidRDefault="001851A6">
      <w:pPr>
        <w:rPr>
          <w:ins w:id="580" w:author="Ferdous, Md Sakib [C B E]" w:date="2023-08-25T00:21:00Z"/>
        </w:rPr>
      </w:pPr>
    </w:p>
    <w:p w14:paraId="07B11F88" w14:textId="3CB1888F" w:rsidR="001851A6" w:rsidRDefault="001851A6">
      <w:pPr>
        <w:rPr>
          <w:ins w:id="581" w:author="Ferdous, Md Sakib [C B E]" w:date="2023-08-25T00:21:00Z"/>
        </w:rPr>
      </w:pPr>
      <w:ins w:id="582" w:author="Ferdous, Md Sakib [C B E]" w:date="2023-08-25T00:21:00Z">
        <w:r w:rsidRPr="001851A6">
          <w:drawing>
            <wp:inline distT="0" distB="0" distL="0" distR="0" wp14:anchorId="01D0ACF2" wp14:editId="3D876EF8">
              <wp:extent cx="4209176" cy="2186096"/>
              <wp:effectExtent l="0" t="0" r="1270" b="5080"/>
              <wp:docPr id="6" name="Picture 5" descr="A graph of a line graph&#10;&#10;Description automatically generated">
                <a:extLst xmlns:a="http://schemas.openxmlformats.org/drawingml/2006/main">
                  <a:ext uri="{FF2B5EF4-FFF2-40B4-BE49-F238E27FC236}">
                    <a16:creationId xmlns:a16="http://schemas.microsoft.com/office/drawing/2014/main" id="{1878B04D-166F-3375-FD08-9C6FBC78C6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aph of a line graph&#10;&#10;Description automatically generated">
                        <a:extLst>
                          <a:ext uri="{FF2B5EF4-FFF2-40B4-BE49-F238E27FC236}">
                            <a16:creationId xmlns:a16="http://schemas.microsoft.com/office/drawing/2014/main" id="{1878B04D-166F-3375-FD08-9C6FBC78C694}"/>
                          </a:ext>
                        </a:extLst>
                      </pic:cNvPr>
                      <pic:cNvPicPr>
                        <a:picLocks noChangeAspect="1"/>
                      </pic:cNvPicPr>
                    </pic:nvPicPr>
                    <pic:blipFill>
                      <a:blip r:embed="rId16"/>
                      <a:stretch>
                        <a:fillRect/>
                      </a:stretch>
                    </pic:blipFill>
                    <pic:spPr>
                      <a:xfrm>
                        <a:off x="0" y="0"/>
                        <a:ext cx="4209176" cy="2186096"/>
                      </a:xfrm>
                      <a:prstGeom prst="rect">
                        <a:avLst/>
                      </a:prstGeom>
                    </pic:spPr>
                  </pic:pic>
                </a:graphicData>
              </a:graphic>
            </wp:inline>
          </w:drawing>
        </w:r>
      </w:ins>
    </w:p>
    <w:p w14:paraId="6E1CF81C" w14:textId="77777777" w:rsidR="001851A6" w:rsidRDefault="001851A6">
      <w:pPr>
        <w:rPr>
          <w:ins w:id="583" w:author="Ferdous, Md Sakib [C B E]" w:date="2023-08-25T00:21:00Z"/>
        </w:rPr>
      </w:pPr>
    </w:p>
    <w:p w14:paraId="10260A77" w14:textId="77777777" w:rsidR="001851A6" w:rsidRDefault="001851A6">
      <w:pPr>
        <w:rPr>
          <w:ins w:id="584" w:author="Ferdous, Md Sakib [C B E]" w:date="2023-08-25T00:23:00Z"/>
        </w:rPr>
      </w:pPr>
    </w:p>
    <w:p w14:paraId="5F127F23" w14:textId="0A894617" w:rsidR="00D60CA3" w:rsidRDefault="00D60CA3">
      <w:pPr>
        <w:rPr>
          <w:ins w:id="585" w:author="Ferdous, Md Sakib [C B E]" w:date="2023-08-25T00:23:00Z"/>
        </w:rPr>
      </w:pPr>
      <w:ins w:id="586" w:author="Ferdous, Md Sakib [C B E]" w:date="2023-08-25T00:23:00Z">
        <w:r>
          <w:t>Figure: Dose response curve</w:t>
        </w:r>
      </w:ins>
    </w:p>
    <w:p w14:paraId="61542A61" w14:textId="77777777" w:rsidR="00D60CA3" w:rsidRDefault="00D60CA3">
      <w:pPr>
        <w:rPr>
          <w:ins w:id="587" w:author="Ferdous, Md Sakib [C B E]" w:date="2023-08-25T00:23:00Z"/>
        </w:rPr>
      </w:pPr>
    </w:p>
    <w:p w14:paraId="56350783" w14:textId="77777777" w:rsidR="00D60CA3" w:rsidRDefault="00D60CA3">
      <w:pPr>
        <w:rPr>
          <w:ins w:id="588" w:author="Ferdous, Md Sakib [C B E]" w:date="2023-08-25T00:23:00Z"/>
        </w:rPr>
      </w:pPr>
    </w:p>
    <w:p w14:paraId="218903B5" w14:textId="3FFC142F" w:rsidR="00D60CA3" w:rsidRDefault="00D60CA3">
      <w:pPr>
        <w:rPr>
          <w:ins w:id="589" w:author="Ferdous, Md Sakib [C B E]" w:date="2023-08-25T00:23:00Z"/>
        </w:rPr>
      </w:pPr>
      <w:ins w:id="590" w:author="Ferdous, Md Sakib [C B E]" w:date="2023-08-25T00:23:00Z">
        <w:r>
          <w:rPr>
            <w:noProof/>
          </w:rPr>
          <w:drawing>
            <wp:inline distT="0" distB="0" distL="0" distR="0" wp14:anchorId="671D488E" wp14:editId="4F2AF3D8">
              <wp:extent cx="2840953" cy="3518611"/>
              <wp:effectExtent l="0" t="0" r="0" b="5715"/>
              <wp:docPr id="14454743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5377" cy="3524090"/>
                      </a:xfrm>
                      <a:prstGeom prst="rect">
                        <a:avLst/>
                      </a:prstGeom>
                      <a:noFill/>
                    </pic:spPr>
                  </pic:pic>
                </a:graphicData>
              </a:graphic>
            </wp:inline>
          </w:drawing>
        </w:r>
      </w:ins>
    </w:p>
    <w:p w14:paraId="685FB737" w14:textId="77777777" w:rsidR="00D60CA3" w:rsidRDefault="00D60CA3">
      <w:pPr>
        <w:rPr>
          <w:ins w:id="591" w:author="Ferdous, Md Sakib [C B E]" w:date="2023-08-25T00:23:00Z"/>
        </w:rPr>
      </w:pPr>
    </w:p>
    <w:p w14:paraId="622A16EB" w14:textId="347EDB77" w:rsidR="00D60CA3" w:rsidRDefault="00D60CA3">
      <w:pPr>
        <w:rPr>
          <w:ins w:id="592" w:author="Ferdous, Md Sakib [C B E]" w:date="2023-07-14T19:17:00Z"/>
        </w:rPr>
        <w:pPrChange w:id="593" w:author="Ferdous, Md Sakib [C B E]" w:date="2023-07-15T18:22:00Z">
          <w:pPr>
            <w:pStyle w:val="Heading2"/>
          </w:pPr>
        </w:pPrChange>
      </w:pPr>
      <w:ins w:id="594" w:author="Ferdous, Md Sakib [C B E]" w:date="2023-08-25T00:23:00Z">
        <w:r>
          <w:t>Figure: Mode of action and genotypes</w:t>
        </w:r>
      </w:ins>
    </w:p>
    <w:p w14:paraId="3414A1B9" w14:textId="77777777" w:rsidR="0056281A" w:rsidRDefault="0056281A">
      <w:pPr>
        <w:spacing w:after="160" w:line="259" w:lineRule="auto"/>
        <w:rPr>
          <w:ins w:id="595" w:author="Ferdous, Md Sakib [C B E]" w:date="2023-08-25T00:24:00Z"/>
          <w:rFonts w:asciiTheme="majorHAnsi" w:eastAsiaTheme="majorEastAsia" w:hAnsiTheme="majorHAnsi" w:cstheme="majorBidi"/>
          <w:color w:val="2F5496" w:themeColor="accent1" w:themeShade="BF"/>
          <w:sz w:val="32"/>
          <w:szCs w:val="28"/>
        </w:rPr>
      </w:pPr>
      <w:bookmarkStart w:id="596" w:name="_Toc143668153"/>
      <w:ins w:id="597" w:author="Ferdous, Md Sakib [C B E]" w:date="2023-08-25T00:24:00Z">
        <w:r>
          <w:rPr>
            <w:szCs w:val="28"/>
          </w:rPr>
          <w:br w:type="page"/>
        </w:r>
      </w:ins>
    </w:p>
    <w:p w14:paraId="79AA5318" w14:textId="2143760D" w:rsidR="00F32A0D" w:rsidRDefault="001E5618">
      <w:pPr>
        <w:pStyle w:val="Heading1"/>
        <w:rPr>
          <w:ins w:id="598" w:author="Ferdous, Md Sakib [C B E]" w:date="2023-07-15T16:40:00Z"/>
        </w:rPr>
        <w:pPrChange w:id="599" w:author="Ferdous, Md Sakib [C B E]" w:date="2023-07-15T16:41:00Z">
          <w:pPr/>
        </w:pPrChange>
      </w:pPr>
      <w:del w:id="600" w:author="Ferdous, Md Sakib [C B E]" w:date="2023-07-14T19:13:00Z">
        <w:r w:rsidDel="00DD7166">
          <w:rPr>
            <w:szCs w:val="28"/>
          </w:rPr>
          <w:lastRenderedPageBreak/>
          <w:delText>Approaches</w:delText>
        </w:r>
        <w:r w:rsidR="00322A24" w:rsidDel="00DD7166">
          <w:rPr>
            <w:szCs w:val="28"/>
          </w:rPr>
          <w:delText xml:space="preserve"> currently</w:delText>
        </w:r>
        <w:r w:rsidR="000A3DE5" w:rsidRPr="00380BEB" w:rsidDel="00DD7166">
          <w:rPr>
            <w:szCs w:val="28"/>
          </w:rPr>
          <w:delText xml:space="preserve"> available for </w:delText>
        </w:r>
        <w:r w:rsidR="00BA1D85" w:rsidDel="00DD7166">
          <w:rPr>
            <w:szCs w:val="28"/>
          </w:rPr>
          <w:delText>Tar Spot</w:delText>
        </w:r>
        <w:r w:rsidR="000A3DE5" w:rsidRPr="00380BEB" w:rsidDel="00DD7166">
          <w:rPr>
            <w:szCs w:val="28"/>
          </w:rPr>
          <w:delText xml:space="preserve"> </w:delText>
        </w:r>
        <w:r w:rsidRPr="00380BEB" w:rsidDel="00DD7166">
          <w:rPr>
            <w:szCs w:val="28"/>
          </w:rPr>
          <w:delText>prediction.</w:delText>
        </w:r>
      </w:del>
      <w:bookmarkEnd w:id="596"/>
      <w:ins w:id="601" w:author="Cryer, Steve" w:date="2023-07-19T12:58:00Z">
        <w:del w:id="602" w:author="Ferdous, Md Sakib [C B E]" w:date="2023-08-22T19:05:00Z">
          <w:r w:rsidR="004E1F3E" w:rsidDel="00C315EE">
            <w:delText>in the</w:delText>
          </w:r>
        </w:del>
        <w:del w:id="603" w:author="Ferdous, Md Sakib [C B E]" w:date="2023-08-24T22:32:00Z">
          <w:r w:rsidR="004E1F3E" w:rsidDel="005B7C2E">
            <w:delText xml:space="preserve"> original weed </w:delText>
          </w:r>
        </w:del>
      </w:ins>
      <w:ins w:id="604" w:author="Cryer, Steve" w:date="2023-07-19T12:59:00Z">
        <w:del w:id="605" w:author="Ferdous, Md Sakib [C B E]" w:date="2023-08-24T22:32:00Z">
          <w:r w:rsidR="004E1F3E" w:rsidDel="005B7C2E">
            <w:delText xml:space="preserve">resistance model </w:delText>
          </w:r>
          <w:r w:rsidR="00EE5916" w:rsidDel="005B7C2E">
            <w:delText xml:space="preserve">of Corvera was </w:delText>
          </w:r>
          <w:r w:rsidR="004E1F3E" w:rsidDel="005B7C2E">
            <w:delText xml:space="preserve">originally written in </w:delText>
          </w:r>
          <w:r w:rsidR="00A166F0" w:rsidDel="005B7C2E">
            <w:delText xml:space="preserve">and </w:delText>
          </w:r>
          <w:r w:rsidR="004E1F3E" w:rsidDel="005B7C2E">
            <w:delText>wa</w:delText>
          </w:r>
        </w:del>
      </w:ins>
      <w:bookmarkStart w:id="606" w:name="_Toc143668154"/>
      <w:ins w:id="607" w:author="Ferdous, Md Sakib [C B E]" w:date="2023-07-15T16:33:00Z">
        <w:r w:rsidR="000C5255">
          <w:t>Results</w:t>
        </w:r>
      </w:ins>
      <w:bookmarkEnd w:id="606"/>
    </w:p>
    <w:p w14:paraId="18C52C37" w14:textId="77777777" w:rsidR="005B7C2E" w:rsidRDefault="005B7C2E" w:rsidP="005B7C2E">
      <w:pPr>
        <w:pStyle w:val="Heading2"/>
        <w:rPr>
          <w:ins w:id="608" w:author="Ferdous, Md Sakib [C B E]" w:date="2023-08-24T22:32:00Z"/>
          <w:szCs w:val="28"/>
        </w:rPr>
      </w:pPr>
      <w:bookmarkStart w:id="609" w:name="_Toc143668155"/>
      <w:ins w:id="610" w:author="Ferdous, Md Sakib [C B E]" w:date="2023-08-24T22:32:00Z">
        <w:r>
          <w:rPr>
            <w:szCs w:val="28"/>
          </w:rPr>
          <w:t xml:space="preserve">New pipeline after conversion </w:t>
        </w:r>
      </w:ins>
    </w:p>
    <w:p w14:paraId="5F3E01E9" w14:textId="77777777" w:rsidR="005B7C2E" w:rsidRDefault="005B7C2E" w:rsidP="005B7C2E">
      <w:pPr>
        <w:rPr>
          <w:ins w:id="611" w:author="Ferdous, Md Sakib [C B E]" w:date="2023-08-25T00:05:00Z"/>
        </w:rPr>
      </w:pPr>
      <w:ins w:id="612" w:author="Ferdous, Md Sakib [C B E]" w:date="2023-08-24T22:32:00Z">
        <w:r>
          <w:t xml:space="preserve">The original weed resistance model of Corvera was originally written in  MATLAB and was converted to Python. The individual scripts are converted into python functions and stored inside a single script. Object oriented formatting is used in case of repeating functions. </w:t>
        </w:r>
      </w:ins>
    </w:p>
    <w:p w14:paraId="75CF8F15" w14:textId="77777777" w:rsidR="00A241CA" w:rsidRDefault="00A241CA" w:rsidP="005B7C2E">
      <w:pPr>
        <w:rPr>
          <w:ins w:id="613" w:author="Ferdous, Md Sakib [C B E]" w:date="2023-08-25T00:04:00Z"/>
        </w:rPr>
      </w:pPr>
    </w:p>
    <w:p w14:paraId="3F873A0B" w14:textId="4D96B308" w:rsidR="00A241CA" w:rsidRDefault="00A241CA" w:rsidP="005B7C2E">
      <w:pPr>
        <w:rPr>
          <w:ins w:id="614" w:author="Ferdous, Md Sakib [C B E]" w:date="2023-08-25T00:04:00Z"/>
        </w:rPr>
      </w:pPr>
      <w:ins w:id="615" w:author="Ferdous, Md Sakib [C B E]" w:date="2023-08-25T00:04:00Z">
        <w:r>
          <w:rPr>
            <w:noProof/>
          </w:rPr>
          <w:drawing>
            <wp:inline distT="0" distB="0" distL="0" distR="0" wp14:anchorId="4F19C8A9" wp14:editId="6EF1BE54">
              <wp:extent cx="5310228" cy="2733675"/>
              <wp:effectExtent l="0" t="0" r="5080" b="0"/>
              <wp:docPr id="120139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8658" b="15273"/>
                      <a:stretch/>
                    </pic:blipFill>
                    <pic:spPr bwMode="auto">
                      <a:xfrm>
                        <a:off x="0" y="0"/>
                        <a:ext cx="5323228" cy="2740367"/>
                      </a:xfrm>
                      <a:prstGeom prst="rect">
                        <a:avLst/>
                      </a:prstGeom>
                      <a:noFill/>
                      <a:ln>
                        <a:noFill/>
                      </a:ln>
                      <a:extLst>
                        <a:ext uri="{53640926-AAD7-44D8-BBD7-CCE9431645EC}">
                          <a14:shadowObscured xmlns:a14="http://schemas.microsoft.com/office/drawing/2010/main"/>
                        </a:ext>
                      </a:extLst>
                    </pic:spPr>
                  </pic:pic>
                </a:graphicData>
              </a:graphic>
            </wp:inline>
          </w:drawing>
        </w:r>
      </w:ins>
    </w:p>
    <w:p w14:paraId="209F4DEE" w14:textId="7C27F914" w:rsidR="00A241CA" w:rsidRDefault="00A241CA" w:rsidP="005B7C2E">
      <w:pPr>
        <w:rPr>
          <w:ins w:id="616" w:author="Ferdous, Md Sakib [C B E]" w:date="2023-08-24T22:32:00Z"/>
        </w:rPr>
      </w:pPr>
      <w:ins w:id="617" w:author="Ferdous, Md Sakib [C B E]" w:date="2023-08-25T00:05:00Z">
        <w:r>
          <w:t xml:space="preserve">Figure: Matlab and Python programming interface. </w:t>
        </w:r>
      </w:ins>
    </w:p>
    <w:p w14:paraId="2BAF71A2" w14:textId="7A598B06" w:rsidR="00C4270B" w:rsidRDefault="00F32A0D">
      <w:pPr>
        <w:pStyle w:val="Heading2"/>
        <w:rPr>
          <w:ins w:id="618" w:author="Ferdous, Md Sakib [C B E]" w:date="2023-08-22T19:28:00Z"/>
        </w:rPr>
      </w:pPr>
      <w:ins w:id="619" w:author="Ferdous, Md Sakib [C B E]" w:date="2023-07-15T16:40:00Z">
        <w:r>
          <w:t>Capabilities with the new pipeline</w:t>
        </w:r>
      </w:ins>
      <w:bookmarkEnd w:id="609"/>
    </w:p>
    <w:p w14:paraId="485830EB" w14:textId="0930C685" w:rsidR="00F32A0D" w:rsidRPr="00C4270B" w:rsidRDefault="001A433C">
      <w:pPr>
        <w:spacing w:after="160" w:line="259" w:lineRule="auto"/>
        <w:rPr>
          <w:ins w:id="620" w:author="Ferdous, Md Sakib [C B E]" w:date="2023-07-15T16:33:00Z"/>
          <w:b/>
          <w:bCs/>
          <w:sz w:val="28"/>
          <w:szCs w:val="36"/>
          <w:rPrChange w:id="621" w:author="Ferdous, Md Sakib [C B E]" w:date="2023-08-22T19:28:00Z">
            <w:rPr>
              <w:ins w:id="622" w:author="Ferdous, Md Sakib [C B E]" w:date="2023-07-15T16:33:00Z"/>
            </w:rPr>
          </w:rPrChange>
        </w:rPr>
        <w:pPrChange w:id="623" w:author="Ferdous, Md Sakib [C B E]" w:date="2023-08-22T19:28:00Z">
          <w:pPr>
            <w:pStyle w:val="Heading1"/>
          </w:pPr>
        </w:pPrChange>
      </w:pPr>
      <w:ins w:id="624" w:author="Ferdous, Md Sakib [C B E]" w:date="2023-08-24T22:40:00Z">
        <w:r>
          <w:t xml:space="preserve">The previous code from DAS contained a stochastic element where whether </w:t>
        </w:r>
      </w:ins>
      <w:ins w:id="625" w:author="Ferdous, Md Sakib [C B E]" w:date="2023-08-24T22:41:00Z">
        <w:r>
          <w:t>development of a resistant trait and continued sustenance depends on stochastic variable</w:t>
        </w:r>
      </w:ins>
      <w:ins w:id="626" w:author="Ferdous, Md Sakib [C B E]" w:date="2023-08-24T22:42:00Z">
        <w:r>
          <w:t xml:space="preserve">s in the extinction parameter. In this work </w:t>
        </w:r>
      </w:ins>
      <w:ins w:id="627" w:author="Ferdous, Md Sakib [C B E]" w:date="2023-08-24T22:43:00Z">
        <w:r>
          <w:t>for each case simulation is run thousand times for each case and the percentage of time the resistance develop is measured and plotted (at</w:t>
        </w:r>
      </w:ins>
      <w:ins w:id="628" w:author="Ferdous, Md Sakib [C B E]" w:date="2023-08-24T22:44:00Z">
        <w:r>
          <w:t xml:space="preserve"> figure</w:t>
        </w:r>
      </w:ins>
      <w:ins w:id="629" w:author="Ferdous, Md Sakib [C B E]" w:date="2023-08-24T22:43:00Z">
        <w:r>
          <w:t xml:space="preserve"> inset). </w:t>
        </w:r>
      </w:ins>
      <w:ins w:id="630" w:author="Ferdous, Md Sakib [C B E]" w:date="2023-08-24T22:44:00Z">
        <w:r>
          <w:t>For the time where resistance develops</w:t>
        </w:r>
      </w:ins>
      <w:ins w:id="631" w:author="Ferdous, Md Sakib [C B E]" w:date="2023-08-24T22:45:00Z">
        <w:r>
          <w:t>, the weed density</w:t>
        </w:r>
      </w:ins>
      <w:ins w:id="632" w:author="Ferdous, Md Sakib [C B E]" w:date="2023-08-24T22:47:00Z">
        <w:r>
          <w:t xml:space="preserve"> for both susceptible and resistance biotypes</w:t>
        </w:r>
      </w:ins>
      <w:ins w:id="633" w:author="Ferdous, Md Sakib [C B E]" w:date="2023-08-24T22:45:00Z">
        <w:r>
          <w:t xml:space="preserve"> per unit area is also plotted (left figures). </w:t>
        </w:r>
      </w:ins>
      <w:ins w:id="634" w:author="Ferdous, Md Sakib [C B E]" w:date="2023-08-24T22:47:00Z">
        <w:r>
          <w:t xml:space="preserve">The fraction of resistance over the years </w:t>
        </w:r>
      </w:ins>
      <w:ins w:id="635" w:author="Ferdous, Md Sakib [C B E]" w:date="2023-08-24T22:55:00Z">
        <w:r w:rsidR="009A4297">
          <w:t>is</w:t>
        </w:r>
      </w:ins>
      <w:ins w:id="636" w:author="Ferdous, Md Sakib [C B E]" w:date="2023-08-24T22:47:00Z">
        <w:r>
          <w:t xml:space="preserve"> also plotted in the </w:t>
        </w:r>
      </w:ins>
      <w:ins w:id="637" w:author="Ferdous, Md Sakib [C B E]" w:date="2023-08-24T22:48:00Z">
        <w:r>
          <w:t>right-hand side</w:t>
        </w:r>
      </w:ins>
      <w:ins w:id="638" w:author="Ferdous, Md Sakib [C B E]" w:date="2023-08-24T22:54:00Z">
        <w:r w:rsidR="009A4297">
          <w:t xml:space="preserve">. </w:t>
        </w:r>
      </w:ins>
      <w:ins w:id="639" w:author="Ferdous, Md Sakib [C B E]" w:date="2023-08-24T22:55:00Z">
        <w:r w:rsidR="009A4297">
          <w:t>For thousand simulations, fract</w:t>
        </w:r>
      </w:ins>
      <w:ins w:id="640" w:author="Ferdous, Md Sakib [C B E]" w:date="2023-08-24T22:56:00Z">
        <w:r w:rsidR="009A4297">
          <w:t xml:space="preserve">ion of resistance in </w:t>
        </w:r>
      </w:ins>
      <w:ins w:id="641" w:author="Ferdous, Md Sakib [C B E]" w:date="2023-08-24T22:55:00Z">
        <w:r w:rsidR="009A4297">
          <w:t>both the resistance developed or not developed cases we</w:t>
        </w:r>
      </w:ins>
      <w:ins w:id="642" w:author="Ferdous, Md Sakib [C B E]" w:date="2023-08-24T22:56:00Z">
        <w:r w:rsidR="009A4297">
          <w:t xml:space="preserve">re averaged and plotted. The area under the curve is calculated and plotted which is defined as the risk integral (RI). </w:t>
        </w:r>
      </w:ins>
      <w:ins w:id="643" w:author="Ferdous, Md Sakib [C B E]" w:date="2023-08-24T23:02:00Z">
        <w:r w:rsidR="00E53B8B">
          <w:t xml:space="preserve">For each case the RI is also plotted in the fractional resistance inset. </w:t>
        </w:r>
      </w:ins>
      <w:ins w:id="644" w:author="Ferdous, Md Sakib [C B E]" w:date="2023-08-22T19:28:00Z">
        <w:r w:rsidR="00C4270B">
          <w:br w:type="page"/>
        </w:r>
      </w:ins>
    </w:p>
    <w:p w14:paraId="6F446C2D" w14:textId="635D0EAE" w:rsidR="000C5255" w:rsidRDefault="002F0FBD" w:rsidP="000C5255">
      <w:pPr>
        <w:pStyle w:val="Heading2"/>
        <w:rPr>
          <w:ins w:id="645" w:author="Ferdous, Md Sakib [C B E]" w:date="2023-07-18T10:50:00Z"/>
          <w:szCs w:val="28"/>
        </w:rPr>
      </w:pPr>
      <w:bookmarkStart w:id="646" w:name="_Toc143668156"/>
      <w:ins w:id="647" w:author="Ferdous, Md Sakib [C B E]" w:date="2023-08-24T23:18:00Z">
        <w:r>
          <w:rPr>
            <w:szCs w:val="28"/>
          </w:rPr>
          <w:lastRenderedPageBreak/>
          <w:t>P</w:t>
        </w:r>
      </w:ins>
      <w:ins w:id="648" w:author="Ferdous, Md Sakib [C B E]" w:date="2023-07-15T16:33:00Z">
        <w:r w:rsidR="000C5255">
          <w:rPr>
            <w:szCs w:val="28"/>
          </w:rPr>
          <w:t>rediction result with new herbicide</w:t>
        </w:r>
      </w:ins>
      <w:bookmarkEnd w:id="646"/>
    </w:p>
    <w:p w14:paraId="7B826CB7" w14:textId="77777777" w:rsidR="00BD1080" w:rsidRDefault="00BD1080" w:rsidP="004E78FE">
      <w:pPr>
        <w:rPr>
          <w:ins w:id="649" w:author="Ferdous, Md Sakib [C B E]" w:date="2023-08-24T23:02:00Z"/>
        </w:rPr>
      </w:pPr>
    </w:p>
    <w:p w14:paraId="72FCEA08" w14:textId="77777777" w:rsidR="00BD1080" w:rsidRDefault="00BD1080" w:rsidP="004E78FE">
      <w:pPr>
        <w:rPr>
          <w:ins w:id="650" w:author="Ferdous, Md Sakib [C B E]" w:date="2023-08-24T23:02:00Z"/>
        </w:rPr>
      </w:pPr>
    </w:p>
    <w:p w14:paraId="4B43EBD1" w14:textId="77777777" w:rsidR="00BD1080" w:rsidRDefault="00BD1080" w:rsidP="004E78FE">
      <w:pPr>
        <w:rPr>
          <w:ins w:id="651" w:author="Ferdous, Md Sakib [C B E]" w:date="2023-08-24T23:02:00Z"/>
        </w:rPr>
      </w:pPr>
    </w:p>
    <w:p w14:paraId="4FF39B4A" w14:textId="77777777" w:rsidR="00BD1080" w:rsidRDefault="00BD1080" w:rsidP="004E78FE">
      <w:pPr>
        <w:rPr>
          <w:ins w:id="652" w:author="Ferdous, Md Sakib [C B E]" w:date="2023-08-24T23:02:00Z"/>
        </w:rPr>
      </w:pPr>
      <w:commentRangeStart w:id="653"/>
    </w:p>
    <w:p w14:paraId="3E557F9A" w14:textId="4233954E" w:rsidR="004E78FE" w:rsidRDefault="004E78FE" w:rsidP="004E78FE">
      <w:pPr>
        <w:rPr>
          <w:ins w:id="654" w:author="Ferdous, Md Sakib [C B E]" w:date="2023-07-18T10:52:00Z"/>
        </w:rPr>
      </w:pPr>
      <w:ins w:id="655" w:author="Ferdous, Md Sakib [C B E]" w:date="2023-07-18T10:52:00Z">
        <w:r>
          <w:t>&lt;some details on the molecule&gt;</w:t>
        </w:r>
        <w:r>
          <w:br/>
          <w:t>&lt;molecule structure and properties&gt;</w:t>
        </w:r>
      </w:ins>
    </w:p>
    <w:p w14:paraId="3DB43301" w14:textId="13E14450" w:rsidR="004E78FE" w:rsidRDefault="004E78FE">
      <w:pPr>
        <w:rPr>
          <w:ins w:id="656" w:author="Ferdous, Md Sakib [C B E]" w:date="2023-08-23T07:20:00Z"/>
        </w:rPr>
      </w:pPr>
      <w:ins w:id="657" w:author="Ferdous, Md Sakib [C B E]" w:date="2023-07-18T10:52:00Z">
        <w:r>
          <w:t xml:space="preserve">&lt;figure dose response </w:t>
        </w:r>
      </w:ins>
      <w:ins w:id="658" w:author="Ferdous, Md Sakib [C B E]" w:date="2023-07-18T10:59:00Z">
        <w:r w:rsidR="00C42A9C">
          <w:t>curve</w:t>
        </w:r>
      </w:ins>
      <w:ins w:id="659" w:author="Ferdous, Md Sakib [C B E]" w:date="2023-07-18T10:52:00Z">
        <w:r>
          <w:t>&gt;</w:t>
        </w:r>
      </w:ins>
      <w:commentRangeEnd w:id="653"/>
      <w:ins w:id="660" w:author="Ferdous, Md Sakib [C B E]" w:date="2023-08-25T00:16:00Z">
        <w:r w:rsidR="00C339C7">
          <w:rPr>
            <w:rStyle w:val="CommentReference"/>
          </w:rPr>
          <w:commentReference w:id="653"/>
        </w:r>
      </w:ins>
    </w:p>
    <w:p w14:paraId="03217281" w14:textId="77777777" w:rsidR="00A40ADD" w:rsidRDefault="00A40ADD">
      <w:pPr>
        <w:rPr>
          <w:ins w:id="661" w:author="Ferdous, Md Sakib [C B E]" w:date="2023-08-23T07:20:00Z"/>
        </w:rPr>
      </w:pPr>
    </w:p>
    <w:p w14:paraId="2D8C1A37" w14:textId="77777777" w:rsidR="00A40ADD" w:rsidRDefault="00A40ADD">
      <w:pPr>
        <w:rPr>
          <w:ins w:id="662" w:author="Ferdous, Md Sakib [C B E]" w:date="2023-08-23T07:20:00Z"/>
        </w:rPr>
      </w:pPr>
    </w:p>
    <w:p w14:paraId="0A6C84C3" w14:textId="77777777" w:rsidR="00A40ADD" w:rsidRDefault="00A40ADD">
      <w:pPr>
        <w:rPr>
          <w:ins w:id="663" w:author="Ferdous, Md Sakib [C B E]" w:date="2023-08-23T07:20:00Z"/>
        </w:rPr>
      </w:pPr>
    </w:p>
    <w:p w14:paraId="2E2BB1FD" w14:textId="7051BA7F" w:rsidR="00A40ADD" w:rsidRDefault="00A40ADD">
      <w:pPr>
        <w:rPr>
          <w:ins w:id="664" w:author="Ferdous, Md Sakib [C B E]" w:date="2023-08-24T23:14:00Z"/>
        </w:rPr>
      </w:pPr>
      <w:ins w:id="665" w:author="Ferdous, Md Sakib [C B E]" w:date="2023-08-23T07:20:00Z">
        <w:r w:rsidRPr="00A40ADD">
          <w:rPr>
            <w:noProof/>
          </w:rPr>
          <w:drawing>
            <wp:inline distT="0" distB="0" distL="0" distR="0" wp14:anchorId="46EF1470" wp14:editId="3B304DF9">
              <wp:extent cx="6008979" cy="3209925"/>
              <wp:effectExtent l="0" t="0" r="0" b="0"/>
              <wp:docPr id="7" name="Picture 6" descr="A graph of different colored bars&#10;&#10;Description automatically generated">
                <a:extLst xmlns:a="http://schemas.openxmlformats.org/drawingml/2006/main">
                  <a:ext uri="{FF2B5EF4-FFF2-40B4-BE49-F238E27FC236}">
                    <a16:creationId xmlns:a16="http://schemas.microsoft.com/office/drawing/2014/main" id="{B8FBE6D5-D86E-9451-483D-695BB61D47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of different colored bars&#10;&#10;Description automatically generated">
                        <a:extLst>
                          <a:ext uri="{FF2B5EF4-FFF2-40B4-BE49-F238E27FC236}">
                            <a16:creationId xmlns:a16="http://schemas.microsoft.com/office/drawing/2014/main" id="{B8FBE6D5-D86E-9451-483D-695BB61D4746}"/>
                          </a:ext>
                        </a:extLst>
                      </pic:cNvPr>
                      <pic:cNvPicPr>
                        <a:picLocks noChangeAspect="1"/>
                      </pic:cNvPicPr>
                    </pic:nvPicPr>
                    <pic:blipFill>
                      <a:blip r:embed="rId19"/>
                      <a:stretch>
                        <a:fillRect/>
                      </a:stretch>
                    </pic:blipFill>
                    <pic:spPr>
                      <a:xfrm>
                        <a:off x="0" y="0"/>
                        <a:ext cx="6012312" cy="3211706"/>
                      </a:xfrm>
                      <a:prstGeom prst="rect">
                        <a:avLst/>
                      </a:prstGeom>
                    </pic:spPr>
                  </pic:pic>
                </a:graphicData>
              </a:graphic>
            </wp:inline>
          </w:drawing>
        </w:r>
      </w:ins>
    </w:p>
    <w:p w14:paraId="5B00232D" w14:textId="77777777" w:rsidR="002F0FBD" w:rsidRDefault="002F0FBD">
      <w:pPr>
        <w:rPr>
          <w:ins w:id="666" w:author="Ferdous, Md Sakib [C B E]" w:date="2023-08-24T23:14:00Z"/>
        </w:rPr>
      </w:pPr>
    </w:p>
    <w:p w14:paraId="439DE7BB" w14:textId="77777777" w:rsidR="002F0FBD" w:rsidRDefault="002F0FBD">
      <w:pPr>
        <w:rPr>
          <w:ins w:id="667" w:author="Ferdous, Md Sakib [C B E]" w:date="2023-08-22T19:18:00Z"/>
        </w:rPr>
      </w:pPr>
    </w:p>
    <w:p w14:paraId="040688B1" w14:textId="77777777" w:rsidR="00C4270B" w:rsidRDefault="00C4270B">
      <w:pPr>
        <w:rPr>
          <w:ins w:id="668" w:author="Ferdous, Md Sakib [C B E]" w:date="2023-08-22T19:18:00Z"/>
        </w:rPr>
      </w:pPr>
    </w:p>
    <w:p w14:paraId="28D800A8" w14:textId="77777777" w:rsidR="002F0FBD" w:rsidRDefault="002F0FBD" w:rsidP="002F0FBD">
      <w:pPr>
        <w:rPr>
          <w:ins w:id="669" w:author="Ferdous, Md Sakib [C B E]" w:date="2023-08-24T23:14:00Z"/>
        </w:rPr>
      </w:pPr>
      <w:ins w:id="670" w:author="Ferdous, Md Sakib [C B E]" w:date="2023-08-24T23:14:00Z">
        <w:r>
          <w:t xml:space="preserve">We gathered dose response data from newly developed molecules X713 and X755. The molecule to be effective against the biotypes and thus this value corresponds to efficacy on susceptible biotype (SS). We assume the efficacy of (RS) and (RR) to be relatively lower than that. </w:t>
        </w:r>
      </w:ins>
    </w:p>
    <w:p w14:paraId="61AA0942" w14:textId="77777777" w:rsidR="00A40ADD" w:rsidRDefault="00A40ADD">
      <w:pPr>
        <w:spacing w:after="160" w:line="259" w:lineRule="auto"/>
        <w:rPr>
          <w:ins w:id="671" w:author="Ferdous, Md Sakib [C B E]" w:date="2023-08-23T07:20:00Z"/>
        </w:rPr>
      </w:pPr>
      <w:ins w:id="672" w:author="Ferdous, Md Sakib [C B E]" w:date="2023-08-23T07:20:00Z">
        <w:r>
          <w:br w:type="page"/>
        </w:r>
      </w:ins>
    </w:p>
    <w:p w14:paraId="00FE9933" w14:textId="13EAA42C" w:rsidR="00BD1080" w:rsidRDefault="002F0FBD" w:rsidP="002F0FBD">
      <w:pPr>
        <w:pStyle w:val="Heading2"/>
        <w:rPr>
          <w:ins w:id="673" w:author="Ferdous, Md Sakib [C B E]" w:date="2023-08-24T23:02:00Z"/>
        </w:rPr>
        <w:pPrChange w:id="674" w:author="Ferdous, Md Sakib [C B E]" w:date="2023-08-24T23:20:00Z">
          <w:pPr>
            <w:jc w:val="both"/>
          </w:pPr>
        </w:pPrChange>
      </w:pPr>
      <w:commentRangeStart w:id="675"/>
      <w:ins w:id="676" w:author="Ferdous, Md Sakib [C B E]" w:date="2023-08-24T23:20:00Z">
        <w:r>
          <w:lastRenderedPageBreak/>
          <w:t>Sensitivity Analysis</w:t>
        </w:r>
      </w:ins>
      <w:commentRangeEnd w:id="675"/>
      <w:ins w:id="677" w:author="Ferdous, Md Sakib [C B E]" w:date="2023-08-25T00:16:00Z">
        <w:r w:rsidR="00C339C7">
          <w:rPr>
            <w:rStyle w:val="CommentReference"/>
            <w:b w:val="0"/>
            <w:bCs w:val="0"/>
          </w:rPr>
          <w:commentReference w:id="675"/>
        </w:r>
      </w:ins>
    </w:p>
    <w:p w14:paraId="279EFD80" w14:textId="1A85F518" w:rsidR="00BD1080" w:rsidRDefault="007C5F92" w:rsidP="00C4270B">
      <w:pPr>
        <w:jc w:val="both"/>
        <w:rPr>
          <w:ins w:id="678" w:author="Ferdous, Md Sakib [C B E]" w:date="2023-08-24T23:28:00Z"/>
        </w:rPr>
      </w:pPr>
      <w:ins w:id="679" w:author="Ferdous, Md Sakib [C B E]" w:date="2023-08-24T23:21:00Z">
        <w:r>
          <w:t>We would like to observe</w:t>
        </w:r>
      </w:ins>
      <w:ins w:id="680" w:author="Ferdous, Md Sakib [C B E]" w:date="2023-08-24T23:22:00Z">
        <w:r>
          <w:t xml:space="preserve"> the degree of sensitivity of the modelling pipeline to several input parameters</w:t>
        </w:r>
      </w:ins>
      <w:ins w:id="681" w:author="Ferdous, Md Sakib [C B E]" w:date="2023-08-24T23:28:00Z">
        <w:r>
          <w:t xml:space="preserve"> – </w:t>
        </w:r>
      </w:ins>
    </w:p>
    <w:p w14:paraId="4BAC55E7" w14:textId="77777777" w:rsidR="007C5F92" w:rsidRDefault="007C5F92" w:rsidP="00C4270B">
      <w:pPr>
        <w:jc w:val="both"/>
        <w:rPr>
          <w:ins w:id="682" w:author="Ferdous, Md Sakib [C B E]" w:date="2023-08-24T23:28:00Z"/>
        </w:rPr>
      </w:pPr>
    </w:p>
    <w:p w14:paraId="2D7EABB5" w14:textId="54832543" w:rsidR="007C5F92" w:rsidRDefault="007C5F92" w:rsidP="007C5F92">
      <w:pPr>
        <w:pStyle w:val="ListParagraph"/>
        <w:numPr>
          <w:ilvl w:val="0"/>
          <w:numId w:val="22"/>
        </w:numPr>
        <w:jc w:val="both"/>
        <w:rPr>
          <w:ins w:id="683" w:author="Ferdous, Md Sakib [C B E]" w:date="2023-08-24T23:28:00Z"/>
        </w:rPr>
      </w:pPr>
      <w:ins w:id="684" w:author="Ferdous, Md Sakib [C B E]" w:date="2023-08-24T23:28:00Z">
        <w:r>
          <w:t xml:space="preserve">Initial seedbank density </w:t>
        </w:r>
      </w:ins>
    </w:p>
    <w:p w14:paraId="1FBABA54" w14:textId="57C65049" w:rsidR="007C5F92" w:rsidRDefault="007C5F92" w:rsidP="007C5F92">
      <w:pPr>
        <w:pStyle w:val="ListParagraph"/>
        <w:numPr>
          <w:ilvl w:val="0"/>
          <w:numId w:val="22"/>
        </w:numPr>
        <w:jc w:val="both"/>
        <w:rPr>
          <w:ins w:id="685" w:author="Ferdous, Md Sakib [C B E]" w:date="2023-08-24T23:29:00Z"/>
        </w:rPr>
      </w:pPr>
      <w:ins w:id="686" w:author="Ferdous, Md Sakib [C B E]" w:date="2023-08-24T23:28:00Z">
        <w:r>
          <w:t>Initial resistant allele freque</w:t>
        </w:r>
      </w:ins>
      <w:ins w:id="687" w:author="Ferdous, Md Sakib [C B E]" w:date="2023-08-24T23:29:00Z">
        <w:r>
          <w:t xml:space="preserve">ncy </w:t>
        </w:r>
      </w:ins>
    </w:p>
    <w:p w14:paraId="473C9BFE" w14:textId="49507084" w:rsidR="007C5F92" w:rsidRDefault="007C5F92" w:rsidP="007C5F92">
      <w:pPr>
        <w:pStyle w:val="ListParagraph"/>
        <w:numPr>
          <w:ilvl w:val="0"/>
          <w:numId w:val="22"/>
        </w:numPr>
        <w:jc w:val="both"/>
        <w:rPr>
          <w:ins w:id="688" w:author="Ferdous, Md Sakib [C B E]" w:date="2023-08-24T23:30:00Z"/>
        </w:rPr>
      </w:pPr>
      <w:ins w:id="689" w:author="Ferdous, Md Sakib [C B E]" w:date="2023-08-24T23:29:00Z">
        <w:r>
          <w:t xml:space="preserve">Herbicide </w:t>
        </w:r>
      </w:ins>
      <w:ins w:id="690" w:author="Ferdous, Md Sakib [C B E]" w:date="2023-08-24T23:30:00Z">
        <w:r>
          <w:t xml:space="preserve">combination </w:t>
        </w:r>
      </w:ins>
    </w:p>
    <w:p w14:paraId="6CFDAFB9" w14:textId="77777777" w:rsidR="007C5F92" w:rsidRDefault="007C5F92" w:rsidP="007C5F92">
      <w:pPr>
        <w:jc w:val="both"/>
        <w:rPr>
          <w:ins w:id="691" w:author="Ferdous, Md Sakib [C B E]" w:date="2023-08-24T23:30:00Z"/>
        </w:rPr>
      </w:pPr>
    </w:p>
    <w:p w14:paraId="548B1751" w14:textId="10ECAD3A" w:rsidR="007C5F92" w:rsidRDefault="002503BE" w:rsidP="007C5F92">
      <w:pPr>
        <w:jc w:val="both"/>
        <w:rPr>
          <w:ins w:id="692" w:author="Ferdous, Md Sakib [C B E]" w:date="2023-08-24T23:02:00Z"/>
        </w:rPr>
      </w:pPr>
      <w:ins w:id="693" w:author="Ferdous, Md Sakib [C B E]" w:date="2023-08-24T23:41:00Z">
        <w:r>
          <w:t xml:space="preserve">The parameters are tabulated below. </w:t>
        </w:r>
      </w:ins>
    </w:p>
    <w:p w14:paraId="27824781" w14:textId="77777777" w:rsidR="00BD1080" w:rsidRDefault="00BD1080" w:rsidP="00C4270B">
      <w:pPr>
        <w:jc w:val="both"/>
        <w:rPr>
          <w:ins w:id="694" w:author="Ferdous, Md Sakib [C B E]" w:date="2023-08-24T23:02:00Z"/>
        </w:rPr>
      </w:pPr>
    </w:p>
    <w:p w14:paraId="1F0D3229" w14:textId="77777777" w:rsidR="00BD1080" w:rsidRDefault="00BD1080" w:rsidP="00C4270B">
      <w:pPr>
        <w:jc w:val="both"/>
        <w:rPr>
          <w:ins w:id="695" w:author="Ferdous, Md Sakib [C B E]" w:date="2023-08-24T23:02:00Z"/>
        </w:rPr>
      </w:pPr>
    </w:p>
    <w:p w14:paraId="0EBFC3F6" w14:textId="3C40DA8D" w:rsidR="00C4270B" w:rsidRDefault="00C4270B" w:rsidP="00C4270B">
      <w:pPr>
        <w:jc w:val="both"/>
        <w:rPr>
          <w:ins w:id="696" w:author="Ferdous, Md Sakib [C B E]" w:date="2023-08-22T19:28:00Z"/>
        </w:rPr>
      </w:pPr>
      <w:ins w:id="697" w:author="Ferdous, Md Sakib [C B E]" w:date="2023-08-22T19:28:00Z">
        <w:r>
          <w:t xml:space="preserve">Table .  Simulation </w:t>
        </w:r>
      </w:ins>
      <w:ins w:id="698" w:author="Ferdous, Md Sakib [C B E]" w:date="2023-08-22T20:47:00Z">
        <w:r w:rsidR="00433C18">
          <w:t>results</w:t>
        </w:r>
      </w:ins>
      <w:ins w:id="699" w:author="Ferdous, Md Sakib [C B E]" w:date="2023-08-22T19:28:00Z">
        <w:r>
          <w:t xml:space="preserve"> for several initial seed density and resistant allele frequencies.</w:t>
        </w:r>
      </w:ins>
    </w:p>
    <w:p w14:paraId="673FF82B" w14:textId="77777777" w:rsidR="00C4270B" w:rsidRPr="00F27CAE" w:rsidRDefault="00C4270B" w:rsidP="00C4270B">
      <w:pPr>
        <w:jc w:val="both"/>
        <w:rPr>
          <w:ins w:id="700" w:author="Ferdous, Md Sakib [C B E]" w:date="2023-08-22T19:28:00Z"/>
        </w:rPr>
      </w:pPr>
    </w:p>
    <w:tbl>
      <w:tblPr>
        <w:tblStyle w:val="TableGrid"/>
        <w:tblW w:w="0" w:type="auto"/>
        <w:jc w:val="center"/>
        <w:tblLook w:val="04A0" w:firstRow="1" w:lastRow="0" w:firstColumn="1" w:lastColumn="0" w:noHBand="0" w:noVBand="1"/>
      </w:tblPr>
      <w:tblGrid>
        <w:gridCol w:w="1543"/>
        <w:gridCol w:w="1809"/>
        <w:gridCol w:w="1036"/>
        <w:gridCol w:w="1023"/>
        <w:gridCol w:w="1010"/>
        <w:gridCol w:w="636"/>
      </w:tblGrid>
      <w:tr w:rsidR="00C4270B" w:rsidRPr="00F27CAE" w14:paraId="1DE8467F" w14:textId="77777777" w:rsidTr="00AF7333">
        <w:trPr>
          <w:jc w:val="center"/>
          <w:ins w:id="701" w:author="Ferdous, Md Sakib [C B E]" w:date="2023-08-22T19:28:00Z"/>
        </w:trPr>
        <w:tc>
          <w:tcPr>
            <w:tcW w:w="0" w:type="auto"/>
          </w:tcPr>
          <w:p w14:paraId="6DCD8058" w14:textId="77777777" w:rsidR="00C4270B" w:rsidRPr="00F27CAE" w:rsidRDefault="00C4270B" w:rsidP="00AF7333">
            <w:pPr>
              <w:jc w:val="both"/>
              <w:rPr>
                <w:ins w:id="702" w:author="Ferdous, Md Sakib [C B E]" w:date="2023-08-22T19:28:00Z"/>
              </w:rPr>
            </w:pPr>
            <w:ins w:id="703" w:author="Ferdous, Md Sakib [C B E]" w:date="2023-08-22T19:28:00Z">
              <w:r w:rsidRPr="00F27CAE">
                <w:t>Initial density</w:t>
              </w:r>
            </w:ins>
          </w:p>
        </w:tc>
        <w:tc>
          <w:tcPr>
            <w:tcW w:w="0" w:type="auto"/>
          </w:tcPr>
          <w:p w14:paraId="7FC190D9" w14:textId="77777777" w:rsidR="00C4270B" w:rsidRPr="00F27CAE" w:rsidRDefault="00C4270B" w:rsidP="00AF7333">
            <w:pPr>
              <w:spacing w:after="200"/>
              <w:jc w:val="both"/>
              <w:rPr>
                <w:ins w:id="704" w:author="Ferdous, Md Sakib [C B E]" w:date="2023-08-22T19:28:00Z"/>
              </w:rPr>
            </w:pPr>
            <w:ins w:id="705" w:author="Ferdous, Md Sakib [C B E]" w:date="2023-08-22T19:28:00Z">
              <w:r w:rsidRPr="00F27CAE">
                <w:t>Initial frequency</w:t>
              </w:r>
            </w:ins>
          </w:p>
        </w:tc>
        <w:tc>
          <w:tcPr>
            <w:tcW w:w="0" w:type="auto"/>
          </w:tcPr>
          <w:p w14:paraId="3FDECFCA" w14:textId="77777777" w:rsidR="00C4270B" w:rsidRPr="00F27CAE" w:rsidRDefault="00C4270B" w:rsidP="00AF7333">
            <w:pPr>
              <w:spacing w:after="200"/>
              <w:jc w:val="both"/>
              <w:rPr>
                <w:ins w:id="706" w:author="Ferdous, Md Sakib [C B E]" w:date="2023-08-22T19:28:00Z"/>
              </w:rPr>
            </w:pPr>
            <w:ins w:id="707" w:author="Ferdous, Md Sakib [C B E]" w:date="2023-08-22T19:28:00Z">
              <w:r w:rsidRPr="00F27CAE">
                <w:t>RO time</w:t>
              </w:r>
            </w:ins>
          </w:p>
        </w:tc>
        <w:tc>
          <w:tcPr>
            <w:tcW w:w="0" w:type="auto"/>
          </w:tcPr>
          <w:p w14:paraId="61D65511" w14:textId="77777777" w:rsidR="00C4270B" w:rsidRPr="00F27CAE" w:rsidRDefault="00C4270B" w:rsidP="00AF7333">
            <w:pPr>
              <w:spacing w:after="200"/>
              <w:jc w:val="both"/>
              <w:rPr>
                <w:ins w:id="708" w:author="Ferdous, Md Sakib [C B E]" w:date="2023-08-22T19:28:00Z"/>
              </w:rPr>
            </w:pPr>
            <w:ins w:id="709" w:author="Ferdous, Md Sakib [C B E]" w:date="2023-08-22T19:28:00Z">
              <w:r w:rsidRPr="00F27CAE">
                <w:t>CR time</w:t>
              </w:r>
            </w:ins>
          </w:p>
        </w:tc>
        <w:tc>
          <w:tcPr>
            <w:tcW w:w="0" w:type="auto"/>
          </w:tcPr>
          <w:p w14:paraId="768A6176" w14:textId="77777777" w:rsidR="00C4270B" w:rsidRPr="00F27CAE" w:rsidRDefault="00C4270B" w:rsidP="00AF7333">
            <w:pPr>
              <w:spacing w:after="200"/>
              <w:jc w:val="both"/>
              <w:rPr>
                <w:ins w:id="710" w:author="Ferdous, Md Sakib [C B E]" w:date="2023-08-22T19:28:00Z"/>
              </w:rPr>
            </w:pPr>
            <w:ins w:id="711" w:author="Ferdous, Md Sakib [C B E]" w:date="2023-08-22T19:28:00Z">
              <w:r w:rsidRPr="00F27CAE">
                <w:t>TR time</w:t>
              </w:r>
            </w:ins>
          </w:p>
        </w:tc>
        <w:tc>
          <w:tcPr>
            <w:tcW w:w="0" w:type="auto"/>
          </w:tcPr>
          <w:p w14:paraId="35C9E879" w14:textId="77777777" w:rsidR="00C4270B" w:rsidRPr="00F27CAE" w:rsidRDefault="00C4270B" w:rsidP="00AF7333">
            <w:pPr>
              <w:spacing w:after="200"/>
              <w:jc w:val="both"/>
              <w:rPr>
                <w:ins w:id="712" w:author="Ferdous, Md Sakib [C B E]" w:date="2023-08-22T19:28:00Z"/>
              </w:rPr>
            </w:pPr>
            <w:ins w:id="713" w:author="Ferdous, Md Sakib [C B E]" w:date="2023-08-22T19:28:00Z">
              <w:r w:rsidRPr="00F27CAE">
                <w:t>RI</w:t>
              </w:r>
            </w:ins>
          </w:p>
        </w:tc>
      </w:tr>
      <w:tr w:rsidR="00C4270B" w:rsidRPr="00F27CAE" w14:paraId="21C1B99D" w14:textId="77777777" w:rsidTr="00AF7333">
        <w:trPr>
          <w:jc w:val="center"/>
          <w:ins w:id="714" w:author="Ferdous, Md Sakib [C B E]" w:date="2023-08-22T19:28:00Z"/>
        </w:trPr>
        <w:tc>
          <w:tcPr>
            <w:tcW w:w="0" w:type="auto"/>
          </w:tcPr>
          <w:p w14:paraId="72E5361F" w14:textId="77777777" w:rsidR="00C4270B" w:rsidRPr="00F27CAE" w:rsidRDefault="00C4270B" w:rsidP="00AF7333">
            <w:pPr>
              <w:jc w:val="both"/>
              <w:rPr>
                <w:ins w:id="715" w:author="Ferdous, Md Sakib [C B E]" w:date="2023-08-22T19:28:00Z"/>
              </w:rPr>
            </w:pPr>
            <w:ins w:id="716" w:author="Ferdous, Md Sakib [C B E]" w:date="2023-08-22T19:28:00Z">
              <w:r w:rsidRPr="00F27CAE">
                <w:t>100</w:t>
              </w:r>
            </w:ins>
          </w:p>
        </w:tc>
        <w:tc>
          <w:tcPr>
            <w:tcW w:w="0" w:type="auto"/>
          </w:tcPr>
          <w:p w14:paraId="5E5A481C" w14:textId="77777777" w:rsidR="00C4270B" w:rsidRPr="00F27CAE" w:rsidRDefault="00000000" w:rsidP="00AF7333">
            <w:pPr>
              <w:spacing w:after="200"/>
              <w:jc w:val="both"/>
              <w:rPr>
                <w:ins w:id="717" w:author="Ferdous, Md Sakib [C B E]" w:date="2023-08-22T19:28:00Z"/>
              </w:rPr>
            </w:pPr>
            <m:oMathPara>
              <m:oMath>
                <m:sSup>
                  <m:sSupPr>
                    <m:ctrlPr>
                      <w:ins w:id="718" w:author="Ferdous, Md Sakib [C B E]" w:date="2023-08-22T19:28:00Z">
                        <w:rPr>
                          <w:rFonts w:ascii="Cambria Math" w:hAnsi="Cambria Math"/>
                          <w:i/>
                        </w:rPr>
                      </w:ins>
                    </m:ctrlPr>
                  </m:sSupPr>
                  <m:e>
                    <m:r>
                      <w:ins w:id="719" w:author="Ferdous, Md Sakib [C B E]" w:date="2023-08-22T19:28:00Z">
                        <w:rPr>
                          <w:rFonts w:ascii="Cambria Math" w:hAnsi="Cambria Math"/>
                        </w:rPr>
                        <m:t>10</m:t>
                      </w:ins>
                    </m:r>
                  </m:e>
                  <m:sup>
                    <m:r>
                      <w:ins w:id="720" w:author="Ferdous, Md Sakib [C B E]" w:date="2023-08-22T19:28:00Z">
                        <w:rPr>
                          <w:rFonts w:ascii="Cambria Math" w:hAnsi="Cambria Math"/>
                        </w:rPr>
                        <m:t>-8</m:t>
                      </w:ins>
                    </m:r>
                  </m:sup>
                </m:sSup>
              </m:oMath>
            </m:oMathPara>
          </w:p>
        </w:tc>
        <w:tc>
          <w:tcPr>
            <w:tcW w:w="0" w:type="auto"/>
          </w:tcPr>
          <w:p w14:paraId="488D35F5" w14:textId="77777777" w:rsidR="00C4270B" w:rsidRPr="00F27CAE" w:rsidRDefault="00C4270B" w:rsidP="00AF7333">
            <w:pPr>
              <w:spacing w:after="200"/>
              <w:jc w:val="both"/>
              <w:rPr>
                <w:ins w:id="721" w:author="Ferdous, Md Sakib [C B E]" w:date="2023-08-22T19:28:00Z"/>
              </w:rPr>
            </w:pPr>
            <w:ins w:id="722" w:author="Ferdous, Md Sakib [C B E]" w:date="2023-08-22T19:28:00Z">
              <w:r w:rsidRPr="00F27CAE">
                <w:t>6.0</w:t>
              </w:r>
            </w:ins>
          </w:p>
        </w:tc>
        <w:tc>
          <w:tcPr>
            <w:tcW w:w="0" w:type="auto"/>
          </w:tcPr>
          <w:p w14:paraId="6C5BE566" w14:textId="77777777" w:rsidR="00C4270B" w:rsidRPr="00F27CAE" w:rsidRDefault="00C4270B" w:rsidP="00AF7333">
            <w:pPr>
              <w:spacing w:after="200"/>
              <w:jc w:val="both"/>
              <w:rPr>
                <w:ins w:id="723" w:author="Ferdous, Md Sakib [C B E]" w:date="2023-08-22T19:28:00Z"/>
              </w:rPr>
            </w:pPr>
            <w:ins w:id="724" w:author="Ferdous, Md Sakib [C B E]" w:date="2023-08-22T19:28:00Z">
              <w:r w:rsidRPr="00F27CAE">
                <w:t>7.1</w:t>
              </w:r>
            </w:ins>
          </w:p>
        </w:tc>
        <w:tc>
          <w:tcPr>
            <w:tcW w:w="0" w:type="auto"/>
          </w:tcPr>
          <w:p w14:paraId="1C7C5B64" w14:textId="77777777" w:rsidR="00C4270B" w:rsidRPr="00F27CAE" w:rsidRDefault="00C4270B" w:rsidP="00AF7333">
            <w:pPr>
              <w:spacing w:after="200"/>
              <w:jc w:val="both"/>
              <w:rPr>
                <w:ins w:id="725" w:author="Ferdous, Md Sakib [C B E]" w:date="2023-08-22T19:28:00Z"/>
              </w:rPr>
            </w:pPr>
            <w:ins w:id="726" w:author="Ferdous, Md Sakib [C B E]" w:date="2023-08-22T19:28:00Z">
              <w:r w:rsidRPr="00F27CAE">
                <w:t>14.4</w:t>
              </w:r>
            </w:ins>
          </w:p>
        </w:tc>
        <w:tc>
          <w:tcPr>
            <w:tcW w:w="0" w:type="auto"/>
          </w:tcPr>
          <w:p w14:paraId="69CABD01" w14:textId="77777777" w:rsidR="00C4270B" w:rsidRPr="00F27CAE" w:rsidRDefault="00C4270B" w:rsidP="00AF7333">
            <w:pPr>
              <w:spacing w:after="200"/>
              <w:jc w:val="both"/>
              <w:rPr>
                <w:ins w:id="727" w:author="Ferdous, Md Sakib [C B E]" w:date="2023-08-22T19:28:00Z"/>
              </w:rPr>
            </w:pPr>
            <w:ins w:id="728" w:author="Ferdous, Md Sakib [C B E]" w:date="2023-08-22T19:28:00Z">
              <w:r w:rsidRPr="00F27CAE">
                <w:t>0.82</w:t>
              </w:r>
            </w:ins>
          </w:p>
        </w:tc>
      </w:tr>
      <w:tr w:rsidR="00C4270B" w:rsidRPr="00F27CAE" w14:paraId="09E58135" w14:textId="77777777" w:rsidTr="00AF7333">
        <w:trPr>
          <w:jc w:val="center"/>
          <w:ins w:id="729" w:author="Ferdous, Md Sakib [C B E]" w:date="2023-08-22T19:28:00Z"/>
        </w:trPr>
        <w:tc>
          <w:tcPr>
            <w:tcW w:w="0" w:type="auto"/>
          </w:tcPr>
          <w:p w14:paraId="1FFA853E" w14:textId="77777777" w:rsidR="00C4270B" w:rsidRPr="00F27CAE" w:rsidRDefault="00C4270B" w:rsidP="00AF7333">
            <w:pPr>
              <w:jc w:val="both"/>
              <w:rPr>
                <w:ins w:id="730" w:author="Ferdous, Md Sakib [C B E]" w:date="2023-08-22T19:28:00Z"/>
              </w:rPr>
            </w:pPr>
            <w:ins w:id="731" w:author="Ferdous, Md Sakib [C B E]" w:date="2023-08-22T19:28:00Z">
              <w:r w:rsidRPr="00F27CAE">
                <w:t>100</w:t>
              </w:r>
            </w:ins>
          </w:p>
        </w:tc>
        <w:tc>
          <w:tcPr>
            <w:tcW w:w="0" w:type="auto"/>
          </w:tcPr>
          <w:p w14:paraId="68D660C1" w14:textId="77777777" w:rsidR="00C4270B" w:rsidRPr="00F27CAE" w:rsidRDefault="00000000" w:rsidP="00AF7333">
            <w:pPr>
              <w:spacing w:after="200"/>
              <w:jc w:val="both"/>
              <w:rPr>
                <w:ins w:id="732" w:author="Ferdous, Md Sakib [C B E]" w:date="2023-08-22T19:28:00Z"/>
              </w:rPr>
            </w:pPr>
            <m:oMathPara>
              <m:oMath>
                <m:sSup>
                  <m:sSupPr>
                    <m:ctrlPr>
                      <w:ins w:id="733" w:author="Ferdous, Md Sakib [C B E]" w:date="2023-08-22T19:28:00Z">
                        <w:rPr>
                          <w:rFonts w:ascii="Cambria Math" w:hAnsi="Cambria Math"/>
                          <w:i/>
                        </w:rPr>
                      </w:ins>
                    </m:ctrlPr>
                  </m:sSupPr>
                  <m:e>
                    <m:r>
                      <w:ins w:id="734" w:author="Ferdous, Md Sakib [C B E]" w:date="2023-08-22T19:28:00Z">
                        <w:rPr>
                          <w:rFonts w:ascii="Cambria Math" w:hAnsi="Cambria Math"/>
                        </w:rPr>
                        <m:t>10</m:t>
                      </w:ins>
                    </m:r>
                  </m:e>
                  <m:sup>
                    <m:r>
                      <w:ins w:id="735" w:author="Ferdous, Md Sakib [C B E]" w:date="2023-08-22T19:28:00Z">
                        <w:rPr>
                          <w:rFonts w:ascii="Cambria Math" w:hAnsi="Cambria Math"/>
                        </w:rPr>
                        <m:t>-6</m:t>
                      </w:ins>
                    </m:r>
                  </m:sup>
                </m:sSup>
              </m:oMath>
            </m:oMathPara>
          </w:p>
        </w:tc>
        <w:tc>
          <w:tcPr>
            <w:tcW w:w="0" w:type="auto"/>
          </w:tcPr>
          <w:p w14:paraId="034AC607" w14:textId="77777777" w:rsidR="00C4270B" w:rsidRPr="00F27CAE" w:rsidRDefault="00C4270B" w:rsidP="00AF7333">
            <w:pPr>
              <w:spacing w:after="200"/>
              <w:jc w:val="both"/>
              <w:rPr>
                <w:ins w:id="736" w:author="Ferdous, Md Sakib [C B E]" w:date="2023-08-22T19:28:00Z"/>
              </w:rPr>
            </w:pPr>
            <w:ins w:id="737" w:author="Ferdous, Md Sakib [C B E]" w:date="2023-08-22T19:28:00Z">
              <w:r w:rsidRPr="00F27CAE">
                <w:t>4.1</w:t>
              </w:r>
            </w:ins>
          </w:p>
        </w:tc>
        <w:tc>
          <w:tcPr>
            <w:tcW w:w="0" w:type="auto"/>
          </w:tcPr>
          <w:p w14:paraId="669B9BF5" w14:textId="77777777" w:rsidR="00C4270B" w:rsidRPr="00F27CAE" w:rsidRDefault="00C4270B" w:rsidP="00AF7333">
            <w:pPr>
              <w:spacing w:after="200"/>
              <w:jc w:val="both"/>
              <w:rPr>
                <w:ins w:id="738" w:author="Ferdous, Md Sakib [C B E]" w:date="2023-08-22T19:28:00Z"/>
              </w:rPr>
            </w:pPr>
            <w:ins w:id="739" w:author="Ferdous, Md Sakib [C B E]" w:date="2023-08-22T19:28:00Z">
              <w:r w:rsidRPr="00F27CAE">
                <w:t>5.1</w:t>
              </w:r>
            </w:ins>
          </w:p>
        </w:tc>
        <w:tc>
          <w:tcPr>
            <w:tcW w:w="0" w:type="auto"/>
          </w:tcPr>
          <w:p w14:paraId="7ABB06A8" w14:textId="77777777" w:rsidR="00C4270B" w:rsidRPr="00F27CAE" w:rsidRDefault="00C4270B" w:rsidP="00AF7333">
            <w:pPr>
              <w:spacing w:after="200"/>
              <w:jc w:val="both"/>
              <w:rPr>
                <w:ins w:id="740" w:author="Ferdous, Md Sakib [C B E]" w:date="2023-08-22T19:28:00Z"/>
              </w:rPr>
            </w:pPr>
            <w:ins w:id="741" w:author="Ferdous, Md Sakib [C B E]" w:date="2023-08-22T19:28:00Z">
              <w:r w:rsidRPr="00F27CAE">
                <w:t>11.4</w:t>
              </w:r>
            </w:ins>
          </w:p>
        </w:tc>
        <w:tc>
          <w:tcPr>
            <w:tcW w:w="0" w:type="auto"/>
          </w:tcPr>
          <w:p w14:paraId="73FB4726" w14:textId="77777777" w:rsidR="00C4270B" w:rsidRPr="00F27CAE" w:rsidRDefault="00C4270B" w:rsidP="00AF7333">
            <w:pPr>
              <w:spacing w:after="200"/>
              <w:jc w:val="both"/>
              <w:rPr>
                <w:ins w:id="742" w:author="Ferdous, Md Sakib [C B E]" w:date="2023-08-22T19:28:00Z"/>
              </w:rPr>
            </w:pPr>
            <w:ins w:id="743" w:author="Ferdous, Md Sakib [C B E]" w:date="2023-08-22T19:28:00Z">
              <w:r w:rsidRPr="00F27CAE">
                <w:t>0.87</w:t>
              </w:r>
            </w:ins>
          </w:p>
        </w:tc>
      </w:tr>
      <w:tr w:rsidR="00C4270B" w:rsidRPr="00F27CAE" w14:paraId="3825F09F" w14:textId="77777777" w:rsidTr="00AF7333">
        <w:trPr>
          <w:jc w:val="center"/>
          <w:ins w:id="744" w:author="Ferdous, Md Sakib [C B E]" w:date="2023-08-22T19:28:00Z"/>
        </w:trPr>
        <w:tc>
          <w:tcPr>
            <w:tcW w:w="0" w:type="auto"/>
          </w:tcPr>
          <w:p w14:paraId="449A803B" w14:textId="77777777" w:rsidR="00C4270B" w:rsidRPr="00F27CAE" w:rsidRDefault="00C4270B" w:rsidP="00AF7333">
            <w:pPr>
              <w:jc w:val="both"/>
              <w:rPr>
                <w:ins w:id="745" w:author="Ferdous, Md Sakib [C B E]" w:date="2023-08-22T19:28:00Z"/>
              </w:rPr>
            </w:pPr>
            <w:ins w:id="746" w:author="Ferdous, Md Sakib [C B E]" w:date="2023-08-22T19:28:00Z">
              <w:r w:rsidRPr="00F27CAE">
                <w:t>100</w:t>
              </w:r>
            </w:ins>
          </w:p>
        </w:tc>
        <w:tc>
          <w:tcPr>
            <w:tcW w:w="0" w:type="auto"/>
          </w:tcPr>
          <w:p w14:paraId="76363730" w14:textId="77777777" w:rsidR="00C4270B" w:rsidRPr="00F27CAE" w:rsidRDefault="00000000" w:rsidP="00AF7333">
            <w:pPr>
              <w:spacing w:after="200"/>
              <w:jc w:val="both"/>
              <w:rPr>
                <w:ins w:id="747" w:author="Ferdous, Md Sakib [C B E]" w:date="2023-08-22T19:28:00Z"/>
              </w:rPr>
            </w:pPr>
            <m:oMathPara>
              <m:oMath>
                <m:sSup>
                  <m:sSupPr>
                    <m:ctrlPr>
                      <w:ins w:id="748" w:author="Ferdous, Md Sakib [C B E]" w:date="2023-08-22T19:28:00Z">
                        <w:rPr>
                          <w:rFonts w:ascii="Cambria Math" w:hAnsi="Cambria Math"/>
                          <w:i/>
                        </w:rPr>
                      </w:ins>
                    </m:ctrlPr>
                  </m:sSupPr>
                  <m:e>
                    <m:r>
                      <w:ins w:id="749" w:author="Ferdous, Md Sakib [C B E]" w:date="2023-08-22T19:28:00Z">
                        <w:rPr>
                          <w:rFonts w:ascii="Cambria Math" w:hAnsi="Cambria Math"/>
                        </w:rPr>
                        <m:t>10</m:t>
                      </w:ins>
                    </m:r>
                  </m:e>
                  <m:sup>
                    <m:r>
                      <w:ins w:id="750" w:author="Ferdous, Md Sakib [C B E]" w:date="2023-08-22T19:28:00Z">
                        <w:rPr>
                          <w:rFonts w:ascii="Cambria Math" w:hAnsi="Cambria Math"/>
                        </w:rPr>
                        <m:t>-4</m:t>
                      </w:ins>
                    </m:r>
                  </m:sup>
                </m:sSup>
              </m:oMath>
            </m:oMathPara>
          </w:p>
        </w:tc>
        <w:tc>
          <w:tcPr>
            <w:tcW w:w="0" w:type="auto"/>
          </w:tcPr>
          <w:p w14:paraId="18F031E3" w14:textId="77777777" w:rsidR="00C4270B" w:rsidRPr="00F27CAE" w:rsidRDefault="00C4270B" w:rsidP="00AF7333">
            <w:pPr>
              <w:spacing w:after="200"/>
              <w:jc w:val="both"/>
              <w:rPr>
                <w:ins w:id="751" w:author="Ferdous, Md Sakib [C B E]" w:date="2023-08-22T19:28:00Z"/>
              </w:rPr>
            </w:pPr>
            <w:ins w:id="752" w:author="Ferdous, Md Sakib [C B E]" w:date="2023-08-22T19:28:00Z">
              <w:r w:rsidRPr="00F27CAE">
                <w:t>2.1</w:t>
              </w:r>
            </w:ins>
          </w:p>
        </w:tc>
        <w:tc>
          <w:tcPr>
            <w:tcW w:w="0" w:type="auto"/>
          </w:tcPr>
          <w:p w14:paraId="51B69845" w14:textId="77777777" w:rsidR="00C4270B" w:rsidRPr="00F27CAE" w:rsidRDefault="00C4270B" w:rsidP="00AF7333">
            <w:pPr>
              <w:spacing w:after="200"/>
              <w:jc w:val="both"/>
              <w:rPr>
                <w:ins w:id="753" w:author="Ferdous, Md Sakib [C B E]" w:date="2023-08-22T19:28:00Z"/>
              </w:rPr>
            </w:pPr>
            <w:ins w:id="754" w:author="Ferdous, Md Sakib [C B E]" w:date="2023-08-22T19:28:00Z">
              <w:r w:rsidRPr="00F27CAE">
                <w:t>3.2</w:t>
              </w:r>
            </w:ins>
          </w:p>
        </w:tc>
        <w:tc>
          <w:tcPr>
            <w:tcW w:w="0" w:type="auto"/>
          </w:tcPr>
          <w:p w14:paraId="64FC81DB" w14:textId="77777777" w:rsidR="00C4270B" w:rsidRPr="00F27CAE" w:rsidRDefault="00C4270B" w:rsidP="00AF7333">
            <w:pPr>
              <w:spacing w:after="200"/>
              <w:jc w:val="both"/>
              <w:rPr>
                <w:ins w:id="755" w:author="Ferdous, Md Sakib [C B E]" w:date="2023-08-22T19:28:00Z"/>
              </w:rPr>
            </w:pPr>
            <w:ins w:id="756" w:author="Ferdous, Md Sakib [C B E]" w:date="2023-08-22T19:28:00Z">
              <w:r w:rsidRPr="00F27CAE">
                <w:t>8.3</w:t>
              </w:r>
            </w:ins>
          </w:p>
        </w:tc>
        <w:tc>
          <w:tcPr>
            <w:tcW w:w="0" w:type="auto"/>
          </w:tcPr>
          <w:p w14:paraId="460E92E3" w14:textId="77777777" w:rsidR="00C4270B" w:rsidRPr="00F27CAE" w:rsidRDefault="00C4270B" w:rsidP="00AF7333">
            <w:pPr>
              <w:spacing w:after="200"/>
              <w:jc w:val="both"/>
              <w:rPr>
                <w:ins w:id="757" w:author="Ferdous, Md Sakib [C B E]" w:date="2023-08-22T19:28:00Z"/>
              </w:rPr>
            </w:pPr>
            <w:ins w:id="758" w:author="Ferdous, Md Sakib [C B E]" w:date="2023-08-22T19:28:00Z">
              <w:r w:rsidRPr="00F27CAE">
                <w:t>0.91</w:t>
              </w:r>
            </w:ins>
          </w:p>
        </w:tc>
      </w:tr>
      <w:tr w:rsidR="00C4270B" w:rsidRPr="00F27CAE" w14:paraId="58884844" w14:textId="77777777" w:rsidTr="00AF7333">
        <w:trPr>
          <w:jc w:val="center"/>
          <w:ins w:id="759" w:author="Ferdous, Md Sakib [C B E]" w:date="2023-08-22T19:28:00Z"/>
        </w:trPr>
        <w:tc>
          <w:tcPr>
            <w:tcW w:w="0" w:type="auto"/>
          </w:tcPr>
          <w:p w14:paraId="228CDBA8" w14:textId="77777777" w:rsidR="00C4270B" w:rsidRPr="00F27CAE" w:rsidRDefault="00C4270B" w:rsidP="00AF7333">
            <w:pPr>
              <w:jc w:val="both"/>
              <w:rPr>
                <w:ins w:id="760" w:author="Ferdous, Md Sakib [C B E]" w:date="2023-08-22T19:28:00Z"/>
              </w:rPr>
            </w:pPr>
            <w:ins w:id="761" w:author="Ferdous, Md Sakib [C B E]" w:date="2023-08-22T19:28:00Z">
              <w:r w:rsidRPr="00F27CAE">
                <w:t>10</w:t>
              </w:r>
            </w:ins>
          </w:p>
        </w:tc>
        <w:tc>
          <w:tcPr>
            <w:tcW w:w="0" w:type="auto"/>
          </w:tcPr>
          <w:p w14:paraId="10D371FC" w14:textId="77777777" w:rsidR="00C4270B" w:rsidRPr="00F27CAE" w:rsidRDefault="00000000" w:rsidP="00AF7333">
            <w:pPr>
              <w:jc w:val="both"/>
              <w:rPr>
                <w:ins w:id="762" w:author="Ferdous, Md Sakib [C B E]" w:date="2023-08-22T19:28:00Z"/>
              </w:rPr>
            </w:pPr>
            <m:oMathPara>
              <m:oMath>
                <m:sSup>
                  <m:sSupPr>
                    <m:ctrlPr>
                      <w:ins w:id="763" w:author="Ferdous, Md Sakib [C B E]" w:date="2023-08-22T19:28:00Z">
                        <w:rPr>
                          <w:rFonts w:ascii="Cambria Math" w:hAnsi="Cambria Math"/>
                          <w:i/>
                        </w:rPr>
                      </w:ins>
                    </m:ctrlPr>
                  </m:sSupPr>
                  <m:e>
                    <m:r>
                      <w:ins w:id="764" w:author="Ferdous, Md Sakib [C B E]" w:date="2023-08-22T19:28:00Z">
                        <w:rPr>
                          <w:rFonts w:ascii="Cambria Math" w:hAnsi="Cambria Math"/>
                        </w:rPr>
                        <m:t>10</m:t>
                      </w:ins>
                    </m:r>
                  </m:e>
                  <m:sup>
                    <m:r>
                      <w:ins w:id="765" w:author="Ferdous, Md Sakib [C B E]" w:date="2023-08-22T19:28:00Z">
                        <w:rPr>
                          <w:rFonts w:ascii="Cambria Math" w:hAnsi="Cambria Math"/>
                        </w:rPr>
                        <m:t>-8</m:t>
                      </w:ins>
                    </m:r>
                  </m:sup>
                </m:sSup>
              </m:oMath>
            </m:oMathPara>
          </w:p>
        </w:tc>
        <w:tc>
          <w:tcPr>
            <w:tcW w:w="0" w:type="auto"/>
          </w:tcPr>
          <w:p w14:paraId="1AC87BA2" w14:textId="77777777" w:rsidR="00C4270B" w:rsidRPr="00F27CAE" w:rsidRDefault="00C4270B" w:rsidP="00AF7333">
            <w:pPr>
              <w:jc w:val="both"/>
              <w:rPr>
                <w:ins w:id="766" w:author="Ferdous, Md Sakib [C B E]" w:date="2023-08-22T19:28:00Z"/>
              </w:rPr>
            </w:pPr>
            <w:ins w:id="767" w:author="Ferdous, Md Sakib [C B E]" w:date="2023-08-22T19:28:00Z">
              <w:r w:rsidRPr="00F27CAE">
                <w:t>6.0</w:t>
              </w:r>
            </w:ins>
          </w:p>
        </w:tc>
        <w:tc>
          <w:tcPr>
            <w:tcW w:w="0" w:type="auto"/>
          </w:tcPr>
          <w:p w14:paraId="183BBA57" w14:textId="77777777" w:rsidR="00C4270B" w:rsidRPr="00F27CAE" w:rsidRDefault="00C4270B" w:rsidP="00AF7333">
            <w:pPr>
              <w:jc w:val="both"/>
              <w:rPr>
                <w:ins w:id="768" w:author="Ferdous, Md Sakib [C B E]" w:date="2023-08-22T19:28:00Z"/>
              </w:rPr>
            </w:pPr>
            <w:ins w:id="769" w:author="Ferdous, Md Sakib [C B E]" w:date="2023-08-22T19:28:00Z">
              <w:r w:rsidRPr="00F27CAE">
                <w:t>6.9</w:t>
              </w:r>
            </w:ins>
          </w:p>
        </w:tc>
        <w:tc>
          <w:tcPr>
            <w:tcW w:w="0" w:type="auto"/>
          </w:tcPr>
          <w:p w14:paraId="46684FD5" w14:textId="77777777" w:rsidR="00C4270B" w:rsidRPr="00F27CAE" w:rsidRDefault="00C4270B" w:rsidP="00AF7333">
            <w:pPr>
              <w:jc w:val="both"/>
              <w:rPr>
                <w:ins w:id="770" w:author="Ferdous, Md Sakib [C B E]" w:date="2023-08-22T19:28:00Z"/>
              </w:rPr>
            </w:pPr>
            <w:ins w:id="771" w:author="Ferdous, Md Sakib [C B E]" w:date="2023-08-22T19:28:00Z">
              <w:r w:rsidRPr="00F27CAE">
                <w:t>12.7</w:t>
              </w:r>
            </w:ins>
          </w:p>
        </w:tc>
        <w:tc>
          <w:tcPr>
            <w:tcW w:w="0" w:type="auto"/>
          </w:tcPr>
          <w:p w14:paraId="2ACB6902" w14:textId="77777777" w:rsidR="00C4270B" w:rsidRPr="00F27CAE" w:rsidRDefault="00C4270B" w:rsidP="00AF7333">
            <w:pPr>
              <w:jc w:val="both"/>
              <w:rPr>
                <w:ins w:id="772" w:author="Ferdous, Md Sakib [C B E]" w:date="2023-08-22T19:28:00Z"/>
              </w:rPr>
            </w:pPr>
            <w:ins w:id="773" w:author="Ferdous, Md Sakib [C B E]" w:date="2023-08-22T19:28:00Z">
              <w:r w:rsidRPr="00F27CAE">
                <w:t>0.84</w:t>
              </w:r>
            </w:ins>
          </w:p>
        </w:tc>
      </w:tr>
      <w:tr w:rsidR="00C4270B" w:rsidRPr="00F27CAE" w14:paraId="4DE21DEC" w14:textId="77777777" w:rsidTr="00AF7333">
        <w:trPr>
          <w:jc w:val="center"/>
          <w:ins w:id="774" w:author="Ferdous, Md Sakib [C B E]" w:date="2023-08-22T19:28:00Z"/>
        </w:trPr>
        <w:tc>
          <w:tcPr>
            <w:tcW w:w="0" w:type="auto"/>
          </w:tcPr>
          <w:p w14:paraId="7F495109" w14:textId="77777777" w:rsidR="00C4270B" w:rsidRPr="00F27CAE" w:rsidRDefault="00C4270B" w:rsidP="00AF7333">
            <w:pPr>
              <w:jc w:val="both"/>
              <w:rPr>
                <w:ins w:id="775" w:author="Ferdous, Md Sakib [C B E]" w:date="2023-08-22T19:28:00Z"/>
              </w:rPr>
            </w:pPr>
            <w:ins w:id="776" w:author="Ferdous, Md Sakib [C B E]" w:date="2023-08-22T19:28:00Z">
              <w:r w:rsidRPr="00F27CAE">
                <w:t>1000</w:t>
              </w:r>
            </w:ins>
          </w:p>
        </w:tc>
        <w:tc>
          <w:tcPr>
            <w:tcW w:w="0" w:type="auto"/>
          </w:tcPr>
          <w:p w14:paraId="3AB6BB88" w14:textId="77777777" w:rsidR="00C4270B" w:rsidRPr="00F27CAE" w:rsidRDefault="00000000" w:rsidP="00AF7333">
            <w:pPr>
              <w:jc w:val="both"/>
              <w:rPr>
                <w:ins w:id="777" w:author="Ferdous, Md Sakib [C B E]" w:date="2023-08-22T19:28:00Z"/>
              </w:rPr>
            </w:pPr>
            <m:oMathPara>
              <m:oMath>
                <m:sSup>
                  <m:sSupPr>
                    <m:ctrlPr>
                      <w:ins w:id="778" w:author="Ferdous, Md Sakib [C B E]" w:date="2023-08-22T19:28:00Z">
                        <w:rPr>
                          <w:rFonts w:ascii="Cambria Math" w:hAnsi="Cambria Math"/>
                          <w:i/>
                        </w:rPr>
                      </w:ins>
                    </m:ctrlPr>
                  </m:sSupPr>
                  <m:e>
                    <m:r>
                      <w:ins w:id="779" w:author="Ferdous, Md Sakib [C B E]" w:date="2023-08-22T19:28:00Z">
                        <w:rPr>
                          <w:rFonts w:ascii="Cambria Math" w:hAnsi="Cambria Math"/>
                        </w:rPr>
                        <m:t>10</m:t>
                      </w:ins>
                    </m:r>
                  </m:e>
                  <m:sup>
                    <m:r>
                      <w:ins w:id="780" w:author="Ferdous, Md Sakib [C B E]" w:date="2023-08-22T19:28:00Z">
                        <w:rPr>
                          <w:rFonts w:ascii="Cambria Math" w:hAnsi="Cambria Math"/>
                        </w:rPr>
                        <m:t>-8</m:t>
                      </w:ins>
                    </m:r>
                  </m:sup>
                </m:sSup>
              </m:oMath>
            </m:oMathPara>
          </w:p>
        </w:tc>
        <w:tc>
          <w:tcPr>
            <w:tcW w:w="0" w:type="auto"/>
          </w:tcPr>
          <w:p w14:paraId="0F453497" w14:textId="77777777" w:rsidR="00C4270B" w:rsidRPr="00F27CAE" w:rsidRDefault="00C4270B" w:rsidP="00AF7333">
            <w:pPr>
              <w:jc w:val="both"/>
              <w:rPr>
                <w:ins w:id="781" w:author="Ferdous, Md Sakib [C B E]" w:date="2023-08-22T19:28:00Z"/>
              </w:rPr>
            </w:pPr>
            <w:ins w:id="782" w:author="Ferdous, Md Sakib [C B E]" w:date="2023-08-22T19:28:00Z">
              <w:r w:rsidRPr="00F27CAE">
                <w:t>6.2</w:t>
              </w:r>
            </w:ins>
          </w:p>
        </w:tc>
        <w:tc>
          <w:tcPr>
            <w:tcW w:w="0" w:type="auto"/>
          </w:tcPr>
          <w:p w14:paraId="6CFF32B6" w14:textId="77777777" w:rsidR="00C4270B" w:rsidRPr="00F27CAE" w:rsidRDefault="00C4270B" w:rsidP="00AF7333">
            <w:pPr>
              <w:jc w:val="both"/>
              <w:rPr>
                <w:ins w:id="783" w:author="Ferdous, Md Sakib [C B E]" w:date="2023-08-22T19:28:00Z"/>
              </w:rPr>
            </w:pPr>
            <w:ins w:id="784" w:author="Ferdous, Md Sakib [C B E]" w:date="2023-08-22T19:28:00Z">
              <w:r w:rsidRPr="00F27CAE">
                <w:t>7.6</w:t>
              </w:r>
            </w:ins>
          </w:p>
        </w:tc>
        <w:tc>
          <w:tcPr>
            <w:tcW w:w="0" w:type="auto"/>
          </w:tcPr>
          <w:p w14:paraId="15495041" w14:textId="77777777" w:rsidR="00C4270B" w:rsidRPr="00F27CAE" w:rsidRDefault="00C4270B" w:rsidP="00AF7333">
            <w:pPr>
              <w:jc w:val="both"/>
              <w:rPr>
                <w:ins w:id="785" w:author="Ferdous, Md Sakib [C B E]" w:date="2023-08-22T19:28:00Z"/>
              </w:rPr>
            </w:pPr>
            <w:ins w:id="786" w:author="Ferdous, Md Sakib [C B E]" w:date="2023-08-22T19:28:00Z">
              <w:r w:rsidRPr="00F27CAE">
                <w:t>16</w:t>
              </w:r>
            </w:ins>
          </w:p>
        </w:tc>
        <w:tc>
          <w:tcPr>
            <w:tcW w:w="0" w:type="auto"/>
          </w:tcPr>
          <w:p w14:paraId="389882E3" w14:textId="77777777" w:rsidR="00C4270B" w:rsidRPr="00F27CAE" w:rsidRDefault="00C4270B" w:rsidP="00AF7333">
            <w:pPr>
              <w:jc w:val="both"/>
              <w:rPr>
                <w:ins w:id="787" w:author="Ferdous, Md Sakib [C B E]" w:date="2023-08-22T19:28:00Z"/>
              </w:rPr>
            </w:pPr>
            <w:ins w:id="788" w:author="Ferdous, Md Sakib [C B E]" w:date="2023-08-22T19:28:00Z">
              <w:r w:rsidRPr="00F27CAE">
                <w:t>0.81</w:t>
              </w:r>
            </w:ins>
          </w:p>
        </w:tc>
      </w:tr>
    </w:tbl>
    <w:p w14:paraId="76A2D04E" w14:textId="6E6944BB" w:rsidR="00C4270B" w:rsidRDefault="00C4270B" w:rsidP="00C4270B">
      <w:pPr>
        <w:jc w:val="both"/>
        <w:rPr>
          <w:ins w:id="789" w:author="Ferdous, Md Sakib [C B E]" w:date="2023-08-24T23:42:00Z"/>
        </w:rPr>
      </w:pPr>
    </w:p>
    <w:p w14:paraId="13444679" w14:textId="77777777" w:rsidR="00DD7D45" w:rsidRPr="00A241CA" w:rsidRDefault="00DD7D45" w:rsidP="00A241CA">
      <w:pPr>
        <w:rPr>
          <w:ins w:id="790" w:author="Ferdous, Md Sakib [C B E]" w:date="2023-08-24T23:42:00Z"/>
        </w:rPr>
        <w:pPrChange w:id="791" w:author="Ferdous, Md Sakib [C B E]" w:date="2023-08-25T00:06:00Z">
          <w:pPr>
            <w:jc w:val="both"/>
          </w:pPr>
        </w:pPrChange>
      </w:pPr>
    </w:p>
    <w:p w14:paraId="3EE74521" w14:textId="59ED41C2" w:rsidR="00DD7D45" w:rsidRPr="00A241CA" w:rsidRDefault="00A241CA" w:rsidP="00A241CA">
      <w:pPr>
        <w:pStyle w:val="Heading3"/>
        <w:rPr>
          <w:ins w:id="792" w:author="Ferdous, Md Sakib [C B E]" w:date="2023-08-24T23:42:00Z"/>
        </w:rPr>
        <w:pPrChange w:id="793" w:author="Ferdous, Md Sakib [C B E]" w:date="2023-08-25T00:06:00Z">
          <w:pPr>
            <w:jc w:val="both"/>
          </w:pPr>
        </w:pPrChange>
      </w:pPr>
      <w:ins w:id="794" w:author="Ferdous, Md Sakib [C B E]" w:date="2023-08-25T00:06:00Z">
        <w:r w:rsidRPr="00A241CA">
          <w:t>Initial allele frequency</w:t>
        </w:r>
      </w:ins>
    </w:p>
    <w:p w14:paraId="7DE7CE53" w14:textId="77777777" w:rsidR="00DD7D45" w:rsidRPr="00F27CAE" w:rsidRDefault="00DD7D45" w:rsidP="00C4270B">
      <w:pPr>
        <w:jc w:val="both"/>
        <w:rPr>
          <w:ins w:id="795" w:author="Ferdous, Md Sakib [C B E]" w:date="2023-08-22T19:28:00Z"/>
        </w:rPr>
      </w:pPr>
    </w:p>
    <w:tbl>
      <w:tblPr>
        <w:tblStyle w:val="TableGrid"/>
        <w:tblW w:w="0" w:type="auto"/>
        <w:tblLook w:val="04A0" w:firstRow="1" w:lastRow="0" w:firstColumn="1" w:lastColumn="0" w:noHBand="0" w:noVBand="1"/>
      </w:tblPr>
      <w:tblGrid>
        <w:gridCol w:w="4683"/>
        <w:gridCol w:w="4667"/>
      </w:tblGrid>
      <w:tr w:rsidR="004B1EDA" w:rsidRPr="00F27CAE" w14:paraId="1E1B3E8C" w14:textId="77777777" w:rsidTr="004B1EDA">
        <w:trPr>
          <w:ins w:id="796" w:author="Ferdous, Md Sakib [C B E]" w:date="2023-08-22T19:28:00Z"/>
        </w:trPr>
        <w:tc>
          <w:tcPr>
            <w:tcW w:w="4788" w:type="dxa"/>
            <w:vAlign w:val="center"/>
          </w:tcPr>
          <w:p w14:paraId="1A16FFE6" w14:textId="77777777" w:rsidR="004B1EDA" w:rsidRDefault="004B1EDA" w:rsidP="004B1EDA">
            <w:pPr>
              <w:spacing w:after="200"/>
              <w:jc w:val="center"/>
              <w:rPr>
                <w:ins w:id="797" w:author="Ferdous, Md Sakib [C B E]" w:date="2023-08-22T19:32:00Z"/>
              </w:rPr>
            </w:pPr>
          </w:p>
          <w:p w14:paraId="5F1E3DEA" w14:textId="616C7D7D" w:rsidR="00C4270B" w:rsidRPr="00F27CAE" w:rsidRDefault="004B1EDA">
            <w:pPr>
              <w:spacing w:after="200"/>
              <w:jc w:val="center"/>
              <w:rPr>
                <w:ins w:id="798" w:author="Ferdous, Md Sakib [C B E]" w:date="2023-08-22T19:28:00Z"/>
              </w:rPr>
              <w:pPrChange w:id="799" w:author="Ferdous, Md Sakib [C B E]" w:date="2023-08-22T19:31:00Z">
                <w:pPr>
                  <w:spacing w:after="200"/>
                  <w:jc w:val="both"/>
                </w:pPr>
              </w:pPrChange>
            </w:pPr>
            <w:ins w:id="800" w:author="Ferdous, Md Sakib [C B E]" w:date="2023-08-22T19:29:00Z">
              <w:r w:rsidRPr="004B1EDA">
                <w:rPr>
                  <w:noProof/>
                </w:rPr>
                <w:drawing>
                  <wp:inline distT="0" distB="0" distL="0" distR="0" wp14:anchorId="0749530B" wp14:editId="6C7DBE1A">
                    <wp:extent cx="2381534" cy="1465025"/>
                    <wp:effectExtent l="0" t="0" r="0" b="0"/>
                    <wp:docPr id="3" name="Picture 2">
                      <a:extLst xmlns:a="http://schemas.openxmlformats.org/drawingml/2006/main">
                        <a:ext uri="{FF2B5EF4-FFF2-40B4-BE49-F238E27FC236}">
                          <a16:creationId xmlns:a16="http://schemas.microsoft.com/office/drawing/2014/main" id="{65189D14-E9A6-A54E-639A-3AF3263D81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5189D14-E9A6-A54E-639A-3AF3263D81B1}"/>
                                </a:ext>
                              </a:extLst>
                            </pic:cNvPr>
                            <pic:cNvPicPr>
                              <a:picLocks noChangeAspect="1"/>
                            </pic:cNvPicPr>
                          </pic:nvPicPr>
                          <pic:blipFill>
                            <a:blip r:embed="rId20"/>
                            <a:stretch>
                              <a:fillRect/>
                            </a:stretch>
                          </pic:blipFill>
                          <pic:spPr>
                            <a:xfrm>
                              <a:off x="0" y="0"/>
                              <a:ext cx="2431190" cy="1495571"/>
                            </a:xfrm>
                            <a:prstGeom prst="rect">
                              <a:avLst/>
                            </a:prstGeom>
                          </pic:spPr>
                        </pic:pic>
                      </a:graphicData>
                    </a:graphic>
                  </wp:inline>
                </w:drawing>
              </w:r>
            </w:ins>
          </w:p>
        </w:tc>
        <w:tc>
          <w:tcPr>
            <w:tcW w:w="4788" w:type="dxa"/>
            <w:vAlign w:val="center"/>
          </w:tcPr>
          <w:p w14:paraId="263A2455" w14:textId="1C55B773" w:rsidR="00C4270B" w:rsidRPr="00F27CAE" w:rsidRDefault="004B1EDA">
            <w:pPr>
              <w:spacing w:after="200"/>
              <w:jc w:val="center"/>
              <w:rPr>
                <w:ins w:id="801" w:author="Ferdous, Md Sakib [C B E]" w:date="2023-08-22T19:28:00Z"/>
              </w:rPr>
              <w:pPrChange w:id="802" w:author="Ferdous, Md Sakib [C B E]" w:date="2023-08-22T19:30:00Z">
                <w:pPr>
                  <w:spacing w:after="200"/>
                  <w:jc w:val="both"/>
                </w:pPr>
              </w:pPrChange>
            </w:pPr>
            <w:ins w:id="803" w:author="Ferdous, Md Sakib [C B E]" w:date="2023-08-22T19:30:00Z">
              <w:r w:rsidRPr="004B1EDA">
                <w:rPr>
                  <w:noProof/>
                </w:rPr>
                <w:drawing>
                  <wp:inline distT="0" distB="0" distL="0" distR="0" wp14:anchorId="1F6B87A1" wp14:editId="2BC1599E">
                    <wp:extent cx="2307063" cy="1760561"/>
                    <wp:effectExtent l="0" t="0" r="0" b="0"/>
                    <wp:docPr id="994268573" name="Picture 994268573">
                      <a:extLst xmlns:a="http://schemas.openxmlformats.org/drawingml/2006/main">
                        <a:ext uri="{FF2B5EF4-FFF2-40B4-BE49-F238E27FC236}">
                          <a16:creationId xmlns:a16="http://schemas.microsoft.com/office/drawing/2014/main" id="{1E313F4A-6EBB-F66E-1068-49696E3CA5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E313F4A-6EBB-F66E-1068-49696E3CA54E}"/>
                                </a:ext>
                              </a:extLst>
                            </pic:cNvPr>
                            <pic:cNvPicPr>
                              <a:picLocks noChangeAspect="1"/>
                            </pic:cNvPicPr>
                          </pic:nvPicPr>
                          <pic:blipFill>
                            <a:blip r:embed="rId21"/>
                            <a:stretch>
                              <a:fillRect/>
                            </a:stretch>
                          </pic:blipFill>
                          <pic:spPr>
                            <a:xfrm>
                              <a:off x="0" y="0"/>
                              <a:ext cx="2396340" cy="1828690"/>
                            </a:xfrm>
                            <a:prstGeom prst="rect">
                              <a:avLst/>
                            </a:prstGeom>
                          </pic:spPr>
                        </pic:pic>
                      </a:graphicData>
                    </a:graphic>
                  </wp:inline>
                </w:drawing>
              </w:r>
            </w:ins>
          </w:p>
        </w:tc>
      </w:tr>
      <w:tr w:rsidR="00C4270B" w:rsidRPr="00F27CAE" w14:paraId="52411372" w14:textId="77777777" w:rsidTr="00AF7333">
        <w:trPr>
          <w:ins w:id="804" w:author="Ferdous, Md Sakib [C B E]" w:date="2023-08-22T19:28:00Z"/>
        </w:trPr>
        <w:tc>
          <w:tcPr>
            <w:tcW w:w="9576" w:type="dxa"/>
            <w:gridSpan w:val="2"/>
          </w:tcPr>
          <w:p w14:paraId="0A7F5734" w14:textId="0FEFC13F" w:rsidR="00C4270B" w:rsidRPr="00F27CAE" w:rsidRDefault="00C4270B" w:rsidP="00AF7333">
            <w:pPr>
              <w:spacing w:after="200"/>
              <w:jc w:val="both"/>
              <w:rPr>
                <w:ins w:id="805" w:author="Ferdous, Md Sakib [C B E]" w:date="2023-08-22T19:28:00Z"/>
              </w:rPr>
            </w:pPr>
            <w:ins w:id="806" w:author="Ferdous, Md Sakib [C B E]" w:date="2023-08-22T19:28:00Z">
              <w:r w:rsidRPr="00F27CAE">
                <w:t xml:space="preserve">Figure : Effect of initial allele frequency. </w:t>
              </w:r>
            </w:ins>
          </w:p>
        </w:tc>
      </w:tr>
    </w:tbl>
    <w:p w14:paraId="2593E70A" w14:textId="77777777" w:rsidR="00C4270B" w:rsidRDefault="00C4270B" w:rsidP="00C4270B">
      <w:pPr>
        <w:jc w:val="both"/>
        <w:rPr>
          <w:ins w:id="807" w:author="Ferdous, Md Sakib [C B E]" w:date="2023-08-24T23:47:00Z"/>
        </w:rPr>
      </w:pPr>
    </w:p>
    <w:p w14:paraId="73AB9ABD" w14:textId="490C4F68" w:rsidR="00DD7D45" w:rsidRDefault="00DD7D45" w:rsidP="00C4270B">
      <w:pPr>
        <w:jc w:val="both"/>
        <w:rPr>
          <w:ins w:id="808" w:author="Ferdous, Md Sakib [C B E]" w:date="2023-08-24T23:42:00Z"/>
        </w:rPr>
      </w:pPr>
      <w:ins w:id="809" w:author="Ferdous, Md Sakib [C B E]" w:date="2023-08-24T23:47:00Z">
        <w:r>
          <w:t>Initial allele frequency ob</w:t>
        </w:r>
      </w:ins>
      <w:ins w:id="810" w:author="Ferdous, Md Sakib [C B E]" w:date="2023-08-24T23:48:00Z">
        <w:r>
          <w:t xml:space="preserve">servations: </w:t>
        </w:r>
      </w:ins>
    </w:p>
    <w:p w14:paraId="7EF5F674" w14:textId="0FEA210A" w:rsidR="00DD7D45" w:rsidRPr="00DD7D45" w:rsidRDefault="00DD7D45" w:rsidP="00DD7D45">
      <w:pPr>
        <w:numPr>
          <w:ilvl w:val="0"/>
          <w:numId w:val="23"/>
        </w:numPr>
        <w:jc w:val="both"/>
        <w:rPr>
          <w:ins w:id="811" w:author="Ferdous, Md Sakib [C B E]" w:date="2023-08-24T23:47:00Z"/>
        </w:rPr>
      </w:pPr>
      <w:ins w:id="812" w:author="Ferdous, Md Sakib [C B E]" w:date="2023-08-24T23:47:00Z">
        <w:r w:rsidRPr="00DD7D45">
          <w:t xml:space="preserve">Seedbank </w:t>
        </w:r>
      </w:ins>
      <w:ins w:id="813" w:author="Ferdous, Md Sakib [C B E]" w:date="2023-08-24T23:49:00Z">
        <w:r>
          <w:t>frequency</w:t>
        </w:r>
      </w:ins>
      <w:ins w:id="814" w:author="Ferdous, Md Sakib [C B E]" w:date="2023-08-24T23:47:00Z">
        <w:r w:rsidRPr="00DD7D45">
          <w:t xml:space="preserve"> of resistant allele does not affect the total seedbank density much. </w:t>
        </w:r>
      </w:ins>
    </w:p>
    <w:p w14:paraId="3CFCC5E3" w14:textId="7C7E79E2" w:rsidR="00DD7D45" w:rsidRPr="00DD7D45" w:rsidRDefault="00DD7D45" w:rsidP="00DD7D45">
      <w:pPr>
        <w:numPr>
          <w:ilvl w:val="0"/>
          <w:numId w:val="23"/>
        </w:numPr>
        <w:jc w:val="both"/>
        <w:rPr>
          <w:ins w:id="815" w:author="Ferdous, Md Sakib [C B E]" w:date="2023-08-24T23:47:00Z"/>
        </w:rPr>
      </w:pPr>
      <w:ins w:id="816" w:author="Ferdous, Md Sakib [C B E]" w:date="2023-08-24T23:47:00Z">
        <w:r w:rsidRPr="00DD7D45">
          <w:t xml:space="preserve">Seedbank </w:t>
        </w:r>
      </w:ins>
      <w:ins w:id="817" w:author="Ferdous, Md Sakib [C B E]" w:date="2023-08-24T23:49:00Z">
        <w:r>
          <w:t>frequency</w:t>
        </w:r>
      </w:ins>
      <w:ins w:id="818" w:author="Ferdous, Md Sakib [C B E]" w:date="2023-08-24T23:47:00Z">
        <w:r w:rsidRPr="00DD7D45">
          <w:t xml:space="preserve"> </w:t>
        </w:r>
      </w:ins>
      <w:ins w:id="819" w:author="Ferdous, Md Sakib [C B E]" w:date="2023-08-24T23:48:00Z">
        <w:r w:rsidRPr="00DD7D45">
          <w:t>has been</w:t>
        </w:r>
      </w:ins>
      <w:ins w:id="820" w:author="Ferdous, Md Sakib [C B E]" w:date="2023-08-24T23:47:00Z">
        <w:r w:rsidRPr="00DD7D45">
          <w:t xml:space="preserve"> </w:t>
        </w:r>
        <w:r w:rsidRPr="00DD7D45">
          <w:t>affected</w:t>
        </w:r>
        <w:r w:rsidRPr="00DD7D45">
          <w:t xml:space="preserve"> in number of times resistance occur. </w:t>
        </w:r>
      </w:ins>
    </w:p>
    <w:p w14:paraId="48407825" w14:textId="77777777" w:rsidR="00DD7D45" w:rsidRPr="00DD7D45" w:rsidRDefault="00DD7D45" w:rsidP="00DD7D45">
      <w:pPr>
        <w:numPr>
          <w:ilvl w:val="0"/>
          <w:numId w:val="23"/>
        </w:numPr>
        <w:jc w:val="both"/>
        <w:rPr>
          <w:ins w:id="821" w:author="Ferdous, Md Sakib [C B E]" w:date="2023-08-24T23:47:00Z"/>
        </w:rPr>
      </w:pPr>
      <w:ins w:id="822" w:author="Ferdous, Md Sakib [C B E]" w:date="2023-08-24T23:47:00Z">
        <w:r w:rsidRPr="00DD7D45">
          <w:t xml:space="preserve">Risk integral is higher with more resistant seedbank. </w:t>
        </w:r>
      </w:ins>
    </w:p>
    <w:p w14:paraId="523C36F3" w14:textId="77777777" w:rsidR="00A241CA" w:rsidRDefault="00A241CA" w:rsidP="00C4270B">
      <w:pPr>
        <w:jc w:val="both"/>
        <w:rPr>
          <w:ins w:id="823" w:author="Ferdous, Md Sakib [C B E]" w:date="2023-08-25T00:07:00Z"/>
        </w:rPr>
      </w:pPr>
    </w:p>
    <w:p w14:paraId="37A41CDD" w14:textId="27D7802F" w:rsidR="00A241CA" w:rsidRDefault="00A241CA" w:rsidP="00A241CA">
      <w:pPr>
        <w:pStyle w:val="Heading3"/>
        <w:rPr>
          <w:ins w:id="824" w:author="Ferdous, Md Sakib [C B E]" w:date="2023-08-25T00:07:00Z"/>
        </w:rPr>
      </w:pPr>
      <w:ins w:id="825" w:author="Ferdous, Md Sakib [C B E]" w:date="2023-08-25T00:07:00Z">
        <w:r>
          <w:lastRenderedPageBreak/>
          <w:t>Seedbank Density</w:t>
        </w:r>
      </w:ins>
    </w:p>
    <w:p w14:paraId="5A301505" w14:textId="77777777" w:rsidR="00A241CA" w:rsidRDefault="00A241CA" w:rsidP="00A241CA">
      <w:pPr>
        <w:rPr>
          <w:ins w:id="826" w:author="Ferdous, Md Sakib [C B E]" w:date="2023-08-25T00:07:00Z"/>
        </w:rPr>
      </w:pPr>
    </w:p>
    <w:p w14:paraId="39624A9F" w14:textId="77777777" w:rsidR="00A241CA" w:rsidRPr="00A241CA" w:rsidRDefault="00A241CA" w:rsidP="00A241CA">
      <w:pPr>
        <w:rPr>
          <w:ins w:id="827" w:author="Ferdous, Md Sakib [C B E]" w:date="2023-08-22T19:28:00Z"/>
        </w:rPr>
        <w:pPrChange w:id="828" w:author="Ferdous, Md Sakib [C B E]" w:date="2023-08-25T00:07:00Z">
          <w:pPr>
            <w:jc w:val="both"/>
          </w:pPr>
        </w:pPrChange>
      </w:pPr>
    </w:p>
    <w:tbl>
      <w:tblPr>
        <w:tblStyle w:val="TableGrid"/>
        <w:tblW w:w="0" w:type="auto"/>
        <w:tblLook w:val="04A0" w:firstRow="1" w:lastRow="0" w:firstColumn="1" w:lastColumn="0" w:noHBand="0" w:noVBand="1"/>
        <w:tblPrChange w:id="829" w:author="Ferdous, Md Sakib [C B E]" w:date="2023-08-22T19:37:00Z">
          <w:tblPr>
            <w:tblStyle w:val="TableGrid"/>
            <w:tblW w:w="0" w:type="auto"/>
            <w:tblLook w:val="04A0" w:firstRow="1" w:lastRow="0" w:firstColumn="1" w:lastColumn="0" w:noHBand="0" w:noVBand="1"/>
          </w:tblPr>
        </w:tblPrChange>
      </w:tblPr>
      <w:tblGrid>
        <w:gridCol w:w="4704"/>
        <w:gridCol w:w="4646"/>
        <w:tblGridChange w:id="830">
          <w:tblGrid>
            <w:gridCol w:w="4712"/>
            <w:gridCol w:w="4638"/>
          </w:tblGrid>
        </w:tblGridChange>
      </w:tblGrid>
      <w:tr w:rsidR="004B1EDA" w:rsidRPr="00F27CAE" w14:paraId="17CC604B" w14:textId="77777777" w:rsidTr="004B1EDA">
        <w:trPr>
          <w:ins w:id="831" w:author="Ferdous, Md Sakib [C B E]" w:date="2023-08-22T19:28:00Z"/>
        </w:trPr>
        <w:tc>
          <w:tcPr>
            <w:tcW w:w="4788" w:type="dxa"/>
            <w:vAlign w:val="bottom"/>
            <w:tcPrChange w:id="832" w:author="Ferdous, Md Sakib [C B E]" w:date="2023-08-22T19:37:00Z">
              <w:tcPr>
                <w:tcW w:w="4788" w:type="dxa"/>
                <w:vAlign w:val="bottom"/>
              </w:tcPr>
            </w:tcPrChange>
          </w:tcPr>
          <w:p w14:paraId="52E4088B" w14:textId="77777777" w:rsidR="004B1EDA" w:rsidRDefault="004B1EDA" w:rsidP="004B1EDA">
            <w:pPr>
              <w:spacing w:after="200"/>
              <w:jc w:val="center"/>
              <w:rPr>
                <w:ins w:id="833" w:author="Ferdous, Md Sakib [C B E]" w:date="2023-08-22T19:32:00Z"/>
              </w:rPr>
            </w:pPr>
          </w:p>
          <w:p w14:paraId="36133051" w14:textId="35673188" w:rsidR="00C4270B" w:rsidRPr="00F27CAE" w:rsidRDefault="004B1EDA">
            <w:pPr>
              <w:spacing w:after="200"/>
              <w:jc w:val="center"/>
              <w:rPr>
                <w:ins w:id="834" w:author="Ferdous, Md Sakib [C B E]" w:date="2023-08-22T19:28:00Z"/>
              </w:rPr>
              <w:pPrChange w:id="835" w:author="Ferdous, Md Sakib [C B E]" w:date="2023-08-22T19:32:00Z">
                <w:pPr>
                  <w:spacing w:after="200"/>
                  <w:jc w:val="both"/>
                </w:pPr>
              </w:pPrChange>
            </w:pPr>
            <w:ins w:id="836" w:author="Ferdous, Md Sakib [C B E]" w:date="2023-08-22T19:31:00Z">
              <w:r w:rsidRPr="004B1EDA">
                <w:rPr>
                  <w:noProof/>
                </w:rPr>
                <w:drawing>
                  <wp:inline distT="0" distB="0" distL="0" distR="0" wp14:anchorId="6AD66206" wp14:editId="335A4B3B">
                    <wp:extent cx="2558955" cy="1585359"/>
                    <wp:effectExtent l="0" t="0" r="0" b="0"/>
                    <wp:docPr id="1001903954" name="Picture 1001903954">
                      <a:extLst xmlns:a="http://schemas.openxmlformats.org/drawingml/2006/main">
                        <a:ext uri="{FF2B5EF4-FFF2-40B4-BE49-F238E27FC236}">
                          <a16:creationId xmlns:a16="http://schemas.microsoft.com/office/drawing/2014/main" id="{7B465BDD-8268-F13B-F360-49F9E8A0BF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B465BDD-8268-F13B-F360-49F9E8A0BF25}"/>
                                </a:ext>
                              </a:extLst>
                            </pic:cNvPr>
                            <pic:cNvPicPr>
                              <a:picLocks noChangeAspect="1"/>
                            </pic:cNvPicPr>
                          </pic:nvPicPr>
                          <pic:blipFill>
                            <a:blip r:embed="rId22"/>
                            <a:stretch>
                              <a:fillRect/>
                            </a:stretch>
                          </pic:blipFill>
                          <pic:spPr>
                            <a:xfrm>
                              <a:off x="0" y="0"/>
                              <a:ext cx="2574495" cy="1594986"/>
                            </a:xfrm>
                            <a:prstGeom prst="rect">
                              <a:avLst/>
                            </a:prstGeom>
                          </pic:spPr>
                        </pic:pic>
                      </a:graphicData>
                    </a:graphic>
                  </wp:inline>
                </w:drawing>
              </w:r>
            </w:ins>
          </w:p>
        </w:tc>
        <w:tc>
          <w:tcPr>
            <w:tcW w:w="4788" w:type="dxa"/>
            <w:vAlign w:val="bottom"/>
            <w:tcPrChange w:id="837" w:author="Ferdous, Md Sakib [C B E]" w:date="2023-08-22T19:37:00Z">
              <w:tcPr>
                <w:tcW w:w="4788" w:type="dxa"/>
              </w:tcPr>
            </w:tcPrChange>
          </w:tcPr>
          <w:p w14:paraId="19316A6C" w14:textId="3E80214F" w:rsidR="00C4270B" w:rsidRPr="00F27CAE" w:rsidRDefault="004B1EDA">
            <w:pPr>
              <w:spacing w:after="200"/>
              <w:jc w:val="center"/>
              <w:rPr>
                <w:ins w:id="838" w:author="Ferdous, Md Sakib [C B E]" w:date="2023-08-22T19:28:00Z"/>
              </w:rPr>
              <w:pPrChange w:id="839" w:author="Ferdous, Md Sakib [C B E]" w:date="2023-08-22T19:37:00Z">
                <w:pPr>
                  <w:spacing w:after="200"/>
                  <w:jc w:val="both"/>
                </w:pPr>
              </w:pPrChange>
            </w:pPr>
            <w:ins w:id="840" w:author="Ferdous, Md Sakib [C B E]" w:date="2023-08-22T19:37:00Z">
              <w:r w:rsidRPr="004B1EDA">
                <w:rPr>
                  <w:noProof/>
                </w:rPr>
                <w:drawing>
                  <wp:inline distT="0" distB="0" distL="0" distR="0" wp14:anchorId="548AA1A0" wp14:editId="1FB100AB">
                    <wp:extent cx="2324084" cy="1801427"/>
                    <wp:effectExtent l="0" t="0" r="635" b="0"/>
                    <wp:docPr id="1514448576" name="Picture 1514448576">
                      <a:extLst xmlns:a="http://schemas.openxmlformats.org/drawingml/2006/main">
                        <a:ext uri="{FF2B5EF4-FFF2-40B4-BE49-F238E27FC236}">
                          <a16:creationId xmlns:a16="http://schemas.microsoft.com/office/drawing/2014/main" id="{A157CD7F-3EBC-D739-A991-410E87FB31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157CD7F-3EBC-D739-A991-410E87FB31E8}"/>
                                </a:ext>
                              </a:extLst>
                            </pic:cNvPr>
                            <pic:cNvPicPr>
                              <a:picLocks noChangeAspect="1"/>
                            </pic:cNvPicPr>
                          </pic:nvPicPr>
                          <pic:blipFill>
                            <a:blip r:embed="rId23"/>
                            <a:stretch>
                              <a:fillRect/>
                            </a:stretch>
                          </pic:blipFill>
                          <pic:spPr>
                            <a:xfrm>
                              <a:off x="0" y="0"/>
                              <a:ext cx="2337970" cy="1812190"/>
                            </a:xfrm>
                            <a:prstGeom prst="rect">
                              <a:avLst/>
                            </a:prstGeom>
                          </pic:spPr>
                        </pic:pic>
                      </a:graphicData>
                    </a:graphic>
                  </wp:inline>
                </w:drawing>
              </w:r>
            </w:ins>
          </w:p>
        </w:tc>
      </w:tr>
      <w:tr w:rsidR="00C4270B" w:rsidRPr="00F27CAE" w14:paraId="33399639" w14:textId="77777777" w:rsidTr="00AF7333">
        <w:trPr>
          <w:ins w:id="841" w:author="Ferdous, Md Sakib [C B E]" w:date="2023-08-22T19:28:00Z"/>
        </w:trPr>
        <w:tc>
          <w:tcPr>
            <w:tcW w:w="9576" w:type="dxa"/>
            <w:gridSpan w:val="2"/>
          </w:tcPr>
          <w:p w14:paraId="1696D36C" w14:textId="664EED71" w:rsidR="00C4270B" w:rsidRPr="00F27CAE" w:rsidRDefault="00C4270B" w:rsidP="00AF7333">
            <w:pPr>
              <w:spacing w:after="200"/>
              <w:jc w:val="both"/>
              <w:rPr>
                <w:ins w:id="842" w:author="Ferdous, Md Sakib [C B E]" w:date="2023-08-22T19:28:00Z"/>
              </w:rPr>
            </w:pPr>
            <w:ins w:id="843" w:author="Ferdous, Md Sakib [C B E]" w:date="2023-08-22T19:28:00Z">
              <w:r w:rsidRPr="00F27CAE">
                <w:t xml:space="preserve">Figure : Effect of initial seed bank density. </w:t>
              </w:r>
            </w:ins>
          </w:p>
        </w:tc>
      </w:tr>
    </w:tbl>
    <w:p w14:paraId="4344E731" w14:textId="77777777" w:rsidR="00C4270B" w:rsidRPr="00F27CAE" w:rsidRDefault="00C4270B" w:rsidP="00C4270B">
      <w:pPr>
        <w:jc w:val="both"/>
        <w:rPr>
          <w:ins w:id="844" w:author="Ferdous, Md Sakib [C B E]" w:date="2023-08-22T19:28:00Z"/>
        </w:rPr>
      </w:pPr>
    </w:p>
    <w:p w14:paraId="57FCD897" w14:textId="3352BB98" w:rsidR="00DD7D45" w:rsidRPr="00F27CAE" w:rsidRDefault="00DD7D45" w:rsidP="00C4270B">
      <w:pPr>
        <w:jc w:val="both"/>
        <w:rPr>
          <w:ins w:id="845" w:author="Ferdous, Md Sakib [C B E]" w:date="2023-08-22T19:28:00Z"/>
          <w:vertAlign w:val="superscript"/>
        </w:rPr>
      </w:pPr>
    </w:p>
    <w:p w14:paraId="4129BD22" w14:textId="1CA1A94A" w:rsidR="00DD7D45" w:rsidRDefault="00DD7D45" w:rsidP="00DD7D45">
      <w:pPr>
        <w:tabs>
          <w:tab w:val="num" w:pos="720"/>
        </w:tabs>
        <w:jc w:val="both"/>
        <w:rPr>
          <w:ins w:id="846" w:author="Ferdous, Md Sakib [C B E]" w:date="2023-08-24T23:51:00Z"/>
        </w:rPr>
        <w:pPrChange w:id="847" w:author="Ferdous, Md Sakib [C B E]" w:date="2023-08-24T23:51:00Z">
          <w:pPr>
            <w:numPr>
              <w:numId w:val="24"/>
            </w:numPr>
            <w:tabs>
              <w:tab w:val="num" w:pos="360"/>
              <w:tab w:val="num" w:pos="720"/>
            </w:tabs>
            <w:ind w:left="360" w:hanging="360"/>
            <w:jc w:val="both"/>
          </w:pPr>
        </w:pPrChange>
      </w:pPr>
      <w:ins w:id="848" w:author="Ferdous, Md Sakib [C B E]" w:date="2023-08-24T23:51:00Z">
        <w:r>
          <w:t xml:space="preserve">Seedbank density: </w:t>
        </w:r>
      </w:ins>
    </w:p>
    <w:p w14:paraId="139F6584" w14:textId="66472240" w:rsidR="00DD7D45" w:rsidRPr="00DD7D45" w:rsidRDefault="00DD7D45" w:rsidP="00DD7D45">
      <w:pPr>
        <w:pStyle w:val="ListParagraph"/>
        <w:numPr>
          <w:ilvl w:val="0"/>
          <w:numId w:val="25"/>
        </w:numPr>
        <w:jc w:val="both"/>
        <w:rPr>
          <w:ins w:id="849" w:author="Ferdous, Md Sakib [C B E]" w:date="2023-08-24T23:48:00Z"/>
        </w:rPr>
        <w:pPrChange w:id="850" w:author="Ferdous, Md Sakib [C B E]" w:date="2023-08-24T23:51:00Z">
          <w:pPr>
            <w:numPr>
              <w:numId w:val="24"/>
            </w:numPr>
            <w:tabs>
              <w:tab w:val="num" w:pos="360"/>
              <w:tab w:val="num" w:pos="720"/>
            </w:tabs>
            <w:ind w:left="360" w:hanging="360"/>
            <w:jc w:val="both"/>
          </w:pPr>
        </w:pPrChange>
      </w:pPr>
      <w:ins w:id="851" w:author="Ferdous, Md Sakib [C B E]" w:date="2023-08-24T23:48:00Z">
        <w:r w:rsidRPr="00DD7D45">
          <w:t xml:space="preserve">Seedbank </w:t>
        </w:r>
      </w:ins>
      <w:ins w:id="852" w:author="Ferdous, Md Sakib [C B E]" w:date="2023-08-24T23:51:00Z">
        <w:r>
          <w:t>density</w:t>
        </w:r>
      </w:ins>
      <w:ins w:id="853" w:author="Ferdous, Md Sakib [C B E]" w:date="2023-08-24T23:48:00Z">
        <w:r w:rsidRPr="00DD7D45">
          <w:t xml:space="preserve"> of resistant allele </w:t>
        </w:r>
      </w:ins>
      <w:ins w:id="854" w:author="Ferdous, Md Sakib [C B E]" w:date="2023-08-24T23:54:00Z">
        <w:r w:rsidR="004828FF">
          <w:t>has</w:t>
        </w:r>
      </w:ins>
      <w:ins w:id="855" w:author="Ferdous, Md Sakib [C B E]" w:date="2023-08-24T23:53:00Z">
        <w:r w:rsidR="004F701F">
          <w:t xml:space="preserve"> frequency in the initial phase, in later phase the density is s</w:t>
        </w:r>
      </w:ins>
      <w:ins w:id="856" w:author="Ferdous, Md Sakib [C B E]" w:date="2023-08-24T23:54:00Z">
        <w:r w:rsidR="004F701F">
          <w:t xml:space="preserve">imilar. </w:t>
        </w:r>
      </w:ins>
      <w:ins w:id="857" w:author="Ferdous, Md Sakib [C B E]" w:date="2023-08-24T23:48:00Z">
        <w:r w:rsidRPr="00DD7D45">
          <w:t xml:space="preserve"> </w:t>
        </w:r>
      </w:ins>
    </w:p>
    <w:p w14:paraId="65063F3C" w14:textId="7B5D4ECB" w:rsidR="00DD7D45" w:rsidRDefault="00DD7D45" w:rsidP="00DD7D45">
      <w:pPr>
        <w:numPr>
          <w:ilvl w:val="0"/>
          <w:numId w:val="25"/>
        </w:numPr>
        <w:tabs>
          <w:tab w:val="num" w:pos="720"/>
        </w:tabs>
        <w:jc w:val="both"/>
        <w:rPr>
          <w:ins w:id="858" w:author="Ferdous, Md Sakib [C B E]" w:date="2023-08-25T00:11:00Z"/>
        </w:rPr>
      </w:pPr>
      <w:ins w:id="859" w:author="Ferdous, Md Sakib [C B E]" w:date="2023-08-24T23:48:00Z">
        <w:r w:rsidRPr="00DD7D45">
          <w:t xml:space="preserve">Seedbank </w:t>
        </w:r>
      </w:ins>
      <w:ins w:id="860" w:author="Ferdous, Md Sakib [C B E]" w:date="2023-08-24T23:51:00Z">
        <w:r>
          <w:t>density</w:t>
        </w:r>
      </w:ins>
      <w:ins w:id="861" w:author="Ferdous, Md Sakib [C B E]" w:date="2023-08-24T23:48:00Z">
        <w:r w:rsidRPr="00DD7D45">
          <w:t xml:space="preserve"> </w:t>
        </w:r>
      </w:ins>
      <w:ins w:id="862" w:author="Ferdous, Md Sakib [C B E]" w:date="2023-08-24T23:50:00Z">
        <w:r w:rsidRPr="00DD7D45">
          <w:t>has</w:t>
        </w:r>
      </w:ins>
      <w:ins w:id="863" w:author="Ferdous, Md Sakib [C B E]" w:date="2023-08-24T23:48:00Z">
        <w:r w:rsidRPr="00DD7D45">
          <w:t xml:space="preserve"> </w:t>
        </w:r>
      </w:ins>
      <w:ins w:id="864" w:author="Ferdous, Md Sakib [C B E]" w:date="2023-08-24T23:50:00Z">
        <w:r w:rsidRPr="00DD7D45">
          <w:t>affected</w:t>
        </w:r>
      </w:ins>
      <w:ins w:id="865" w:author="Ferdous, Md Sakib [C B E]" w:date="2023-08-24T23:48:00Z">
        <w:r w:rsidRPr="00DD7D45">
          <w:t xml:space="preserve"> </w:t>
        </w:r>
      </w:ins>
      <w:ins w:id="866" w:author="Ferdous, Md Sakib [C B E]" w:date="2023-08-24T23:50:00Z">
        <w:r w:rsidRPr="00DD7D45">
          <w:t>the</w:t>
        </w:r>
      </w:ins>
      <w:ins w:id="867" w:author="Ferdous, Md Sakib [C B E]" w:date="2023-08-24T23:48:00Z">
        <w:r w:rsidRPr="00DD7D45">
          <w:t xml:space="preserve"> number of times resistance </w:t>
        </w:r>
      </w:ins>
      <w:ins w:id="868" w:author="Ferdous, Md Sakib [C B E]" w:date="2023-08-24T23:51:00Z">
        <w:r w:rsidRPr="00DD7D45">
          <w:t>occurs</w:t>
        </w:r>
      </w:ins>
      <w:ins w:id="869" w:author="Ferdous, Md Sakib [C B E]" w:date="2023-08-24T23:48:00Z">
        <w:r w:rsidRPr="00DD7D45">
          <w:t xml:space="preserve">. </w:t>
        </w:r>
      </w:ins>
    </w:p>
    <w:p w14:paraId="02B3F273" w14:textId="79B6FC4F" w:rsidR="00DD7D45" w:rsidRPr="00DD7D45" w:rsidRDefault="006967DE" w:rsidP="00DD7D45">
      <w:pPr>
        <w:numPr>
          <w:ilvl w:val="0"/>
          <w:numId w:val="25"/>
        </w:numPr>
        <w:tabs>
          <w:tab w:val="num" w:pos="720"/>
        </w:tabs>
        <w:jc w:val="both"/>
        <w:rPr>
          <w:ins w:id="870" w:author="Ferdous, Md Sakib [C B E]" w:date="2023-08-24T23:48:00Z"/>
        </w:rPr>
        <w:pPrChange w:id="871" w:author="Ferdous, Md Sakib [C B E]" w:date="2023-08-24T23:51:00Z">
          <w:pPr>
            <w:numPr>
              <w:numId w:val="24"/>
            </w:numPr>
            <w:tabs>
              <w:tab w:val="num" w:pos="360"/>
              <w:tab w:val="num" w:pos="720"/>
            </w:tabs>
            <w:ind w:left="360" w:hanging="360"/>
            <w:jc w:val="both"/>
          </w:pPr>
        </w:pPrChange>
      </w:pPr>
      <w:ins w:id="872" w:author="Ferdous, Md Sakib [C B E]" w:date="2023-08-25T00:11:00Z">
        <w:r>
          <w:t xml:space="preserve">Lower initial seedbank poses higher risk for resistance. </w:t>
        </w:r>
      </w:ins>
    </w:p>
    <w:p w14:paraId="3BB4C92C" w14:textId="10672B37" w:rsidR="00DD7D45" w:rsidRDefault="00DD7D45" w:rsidP="00DD7D45">
      <w:pPr>
        <w:numPr>
          <w:ilvl w:val="0"/>
          <w:numId w:val="25"/>
        </w:numPr>
        <w:tabs>
          <w:tab w:val="num" w:pos="720"/>
        </w:tabs>
        <w:jc w:val="both"/>
        <w:rPr>
          <w:ins w:id="873" w:author="Ferdous, Md Sakib [C B E]" w:date="2023-08-24T23:48:00Z"/>
        </w:rPr>
        <w:pPrChange w:id="874" w:author="Ferdous, Md Sakib [C B E]" w:date="2023-08-24T23:51:00Z">
          <w:pPr>
            <w:numPr>
              <w:numId w:val="24"/>
            </w:numPr>
            <w:tabs>
              <w:tab w:val="num" w:pos="360"/>
              <w:tab w:val="num" w:pos="720"/>
            </w:tabs>
            <w:ind w:left="360" w:hanging="360"/>
            <w:jc w:val="both"/>
          </w:pPr>
        </w:pPrChange>
      </w:pPr>
      <w:ins w:id="875" w:author="Ferdous, Md Sakib [C B E]" w:date="2023-08-24T23:48:00Z">
        <w:r w:rsidRPr="00DD7D45">
          <w:t xml:space="preserve">Risk integral is </w:t>
        </w:r>
      </w:ins>
      <w:ins w:id="876" w:author="Ferdous, Md Sakib [C B E]" w:date="2023-08-24T23:54:00Z">
        <w:r w:rsidR="004F701F">
          <w:t>similar</w:t>
        </w:r>
      </w:ins>
      <w:ins w:id="877" w:author="Ferdous, Md Sakib [C B E]" w:date="2023-08-24T23:48:00Z">
        <w:r w:rsidRPr="00DD7D45">
          <w:t xml:space="preserve"> with more resistant seedbank. </w:t>
        </w:r>
      </w:ins>
    </w:p>
    <w:p w14:paraId="7F661D89" w14:textId="77777777" w:rsidR="00DD7D45" w:rsidRDefault="00DD7D45" w:rsidP="00DD7D45">
      <w:pPr>
        <w:tabs>
          <w:tab w:val="num" w:pos="720"/>
        </w:tabs>
        <w:ind w:left="360"/>
        <w:jc w:val="both"/>
        <w:rPr>
          <w:ins w:id="878" w:author="Ferdous, Md Sakib [C B E]" w:date="2023-08-25T00:07:00Z"/>
        </w:rPr>
      </w:pPr>
    </w:p>
    <w:p w14:paraId="069A3312" w14:textId="60338406" w:rsidR="00DD7D45" w:rsidRDefault="00A241CA" w:rsidP="00DD7D45">
      <w:pPr>
        <w:tabs>
          <w:tab w:val="num" w:pos="720"/>
        </w:tabs>
        <w:ind w:left="360"/>
        <w:jc w:val="both"/>
        <w:rPr>
          <w:ins w:id="879" w:author="Ferdous, Md Sakib [C B E]" w:date="2023-08-25T00:07:00Z"/>
        </w:rPr>
      </w:pPr>
      <w:ins w:id="880" w:author="Ferdous, Md Sakib [C B E]" w:date="2023-08-25T00:07:00Z">
        <w:r>
          <w:tab/>
        </w:r>
        <w:r>
          <w:tab/>
        </w:r>
        <w:r>
          <w:tab/>
        </w:r>
        <w:r>
          <w:tab/>
        </w:r>
        <w:r>
          <w:tab/>
        </w:r>
      </w:ins>
    </w:p>
    <w:p w14:paraId="394F51B5" w14:textId="77777777" w:rsidR="00A241CA" w:rsidRDefault="00A241CA" w:rsidP="00A241CA">
      <w:pPr>
        <w:pStyle w:val="Heading3"/>
        <w:rPr>
          <w:ins w:id="881" w:author="Ferdous, Md Sakib [C B E]" w:date="2023-08-25T00:08:00Z"/>
        </w:rPr>
        <w:pPrChange w:id="882" w:author="Ferdous, Md Sakib [C B E]" w:date="2023-08-25T00:08:00Z">
          <w:pPr>
            <w:jc w:val="both"/>
          </w:pPr>
        </w:pPrChange>
      </w:pPr>
      <w:ins w:id="883" w:author="Ferdous, Md Sakib [C B E]" w:date="2023-08-25T00:08:00Z">
        <w:r>
          <w:t>Herbicide Combination</w:t>
        </w:r>
      </w:ins>
    </w:p>
    <w:p w14:paraId="1379062A" w14:textId="77777777" w:rsidR="00A241CA" w:rsidRDefault="00A241CA" w:rsidP="00C4270B">
      <w:pPr>
        <w:jc w:val="both"/>
        <w:rPr>
          <w:ins w:id="884" w:author="Ferdous, Md Sakib [C B E]" w:date="2023-08-25T00:08:00Z"/>
        </w:rPr>
      </w:pPr>
    </w:p>
    <w:p w14:paraId="7E501E52" w14:textId="43725022" w:rsidR="00C4270B" w:rsidRDefault="00C4270B" w:rsidP="00C4270B">
      <w:pPr>
        <w:jc w:val="both"/>
        <w:rPr>
          <w:ins w:id="885" w:author="Ferdous, Md Sakib [C B E]" w:date="2023-08-22T19:28:00Z"/>
        </w:rPr>
      </w:pPr>
      <w:ins w:id="886" w:author="Ferdous, Md Sakib [C B E]" w:date="2023-08-22T19:28:00Z">
        <w:r w:rsidRPr="00F27CAE">
          <w:t xml:space="preserve">Another plausible scenario is that significant resistance to the first herbicide has developed, and a second herbicide is introduced. Suppose that the initial frequency for gene locus 1 is </w:t>
        </w:r>
      </w:ins>
      <m:oMath>
        <m:sSup>
          <m:sSupPr>
            <m:ctrlPr>
              <w:ins w:id="887" w:author="Ferdous, Md Sakib [C B E]" w:date="2023-08-22T19:28:00Z">
                <w:rPr>
                  <w:rFonts w:ascii="Cambria Math" w:hAnsi="Cambria Math"/>
                  <w:i/>
                </w:rPr>
              </w:ins>
            </m:ctrlPr>
          </m:sSupPr>
          <m:e>
            <m:r>
              <w:ins w:id="888" w:author="Ferdous, Md Sakib [C B E]" w:date="2023-08-22T19:28:00Z">
                <w:rPr>
                  <w:rFonts w:ascii="Cambria Math" w:hAnsi="Cambria Math"/>
                </w:rPr>
                <m:t>10</m:t>
              </w:ins>
            </m:r>
          </m:e>
          <m:sup>
            <m:r>
              <w:ins w:id="889" w:author="Ferdous, Md Sakib [C B E]" w:date="2023-08-22T19:28:00Z">
                <w:rPr>
                  <w:rFonts w:ascii="Cambria Math" w:hAnsi="Cambria Math"/>
                </w:rPr>
                <m:t>-4</m:t>
              </w:ins>
            </m:r>
          </m:sup>
        </m:sSup>
      </m:oMath>
      <w:ins w:id="890" w:author="Ferdous, Md Sakib [C B E]" w:date="2023-08-22T19:28:00Z">
        <w:r w:rsidRPr="00F27CAE">
          <w:t xml:space="preserve">, and for gene locus 2 is </w:t>
        </w:r>
      </w:ins>
      <m:oMath>
        <m:sSup>
          <m:sSupPr>
            <m:ctrlPr>
              <w:ins w:id="891" w:author="Ferdous, Md Sakib [C B E]" w:date="2023-08-22T19:28:00Z">
                <w:rPr>
                  <w:rFonts w:ascii="Cambria Math" w:hAnsi="Cambria Math"/>
                  <w:i/>
                </w:rPr>
              </w:ins>
            </m:ctrlPr>
          </m:sSupPr>
          <m:e>
            <m:r>
              <w:ins w:id="892" w:author="Ferdous, Md Sakib [C B E]" w:date="2023-08-22T19:28:00Z">
                <w:rPr>
                  <w:rFonts w:ascii="Cambria Math" w:hAnsi="Cambria Math"/>
                </w:rPr>
                <m:t>10</m:t>
              </w:ins>
            </m:r>
          </m:e>
          <m:sup>
            <m:r>
              <w:ins w:id="893" w:author="Ferdous, Md Sakib [C B E]" w:date="2023-08-22T19:28:00Z">
                <w:rPr>
                  <w:rFonts w:ascii="Cambria Math" w:hAnsi="Cambria Math"/>
                </w:rPr>
                <m:t>-8</m:t>
              </w:ins>
            </m:r>
          </m:sup>
        </m:sSup>
      </m:oMath>
      <w:ins w:id="894" w:author="Ferdous, Md Sakib [C B E]" w:date="2023-08-22T19:28:00Z">
        <w:r w:rsidRPr="00F27CAE">
          <w:t>. The median RO, CR, and TR times are 6.1, 8.5, 1</w:t>
        </w:r>
        <w:r>
          <w:t>1.4, and the average RI is 0.81, Table .</w:t>
        </w:r>
      </w:ins>
    </w:p>
    <w:p w14:paraId="69104E16" w14:textId="77777777" w:rsidR="00A241CA" w:rsidRDefault="00A241CA" w:rsidP="00C4270B">
      <w:pPr>
        <w:jc w:val="both"/>
        <w:rPr>
          <w:ins w:id="895" w:author="Ferdous, Md Sakib [C B E]" w:date="2023-08-22T19:28:00Z"/>
        </w:rPr>
      </w:pPr>
    </w:p>
    <w:p w14:paraId="6837C12D" w14:textId="7860004E" w:rsidR="00C4270B" w:rsidRDefault="00C4270B" w:rsidP="00C4270B">
      <w:pPr>
        <w:jc w:val="both"/>
        <w:rPr>
          <w:ins w:id="896" w:author="Ferdous, Md Sakib [C B E]" w:date="2023-08-22T20:45:00Z"/>
        </w:rPr>
      </w:pPr>
      <w:ins w:id="897" w:author="Ferdous, Md Sakib [C B E]" w:date="2023-08-22T19:28:00Z">
        <w:r>
          <w:t xml:space="preserve">Table .  Simulation results for two modes of action herbicides, but resistance has already been established for the first herbicide (initial resistant allele frequency </w:t>
        </w:r>
      </w:ins>
      <m:oMath>
        <m:sSup>
          <m:sSupPr>
            <m:ctrlPr>
              <w:ins w:id="898" w:author="Ferdous, Md Sakib [C B E]" w:date="2023-08-22T19:28:00Z">
                <w:rPr>
                  <w:rFonts w:ascii="Cambria Math" w:hAnsi="Cambria Math"/>
                  <w:i/>
                </w:rPr>
              </w:ins>
            </m:ctrlPr>
          </m:sSupPr>
          <m:e>
            <m:r>
              <w:ins w:id="899" w:author="Ferdous, Md Sakib [C B E]" w:date="2023-08-22T19:28:00Z">
                <w:rPr>
                  <w:rFonts w:ascii="Cambria Math" w:hAnsi="Cambria Math"/>
                </w:rPr>
                <m:t>10</m:t>
              </w:ins>
            </m:r>
          </m:e>
          <m:sup>
            <m:r>
              <w:ins w:id="900" w:author="Ferdous, Md Sakib [C B E]" w:date="2023-08-22T19:28:00Z">
                <w:rPr>
                  <w:rFonts w:ascii="Cambria Math" w:hAnsi="Cambria Math"/>
                </w:rPr>
                <m:t>-4</m:t>
              </w:ins>
            </m:r>
          </m:sup>
        </m:sSup>
      </m:oMath>
      <w:ins w:id="901" w:author="Ferdous, Md Sakib [C B E]" w:date="2023-08-22T19:28:00Z">
        <w:r>
          <w:t xml:space="preserve"> ) but not for the 2</w:t>
        </w:r>
        <w:r w:rsidRPr="00710B65">
          <w:rPr>
            <w:vertAlign w:val="superscript"/>
          </w:rPr>
          <w:t>nd</w:t>
        </w:r>
        <w:r>
          <w:t xml:space="preserve"> herbicide (initial resistant allele frequency </w:t>
        </w:r>
      </w:ins>
      <m:oMath>
        <m:sSup>
          <m:sSupPr>
            <m:ctrlPr>
              <w:ins w:id="902" w:author="Ferdous, Md Sakib [C B E]" w:date="2023-08-22T19:28:00Z">
                <w:rPr>
                  <w:rFonts w:ascii="Cambria Math" w:hAnsi="Cambria Math"/>
                  <w:i/>
                </w:rPr>
              </w:ins>
            </m:ctrlPr>
          </m:sSupPr>
          <m:e>
            <m:r>
              <w:ins w:id="903" w:author="Ferdous, Md Sakib [C B E]" w:date="2023-08-22T19:28:00Z">
                <w:rPr>
                  <w:rFonts w:ascii="Cambria Math" w:hAnsi="Cambria Math"/>
                </w:rPr>
                <m:t>10</m:t>
              </w:ins>
            </m:r>
          </m:e>
          <m:sup>
            <m:r>
              <w:ins w:id="904" w:author="Ferdous, Md Sakib [C B E]" w:date="2023-08-22T19:28:00Z">
                <w:rPr>
                  <w:rFonts w:ascii="Cambria Math" w:hAnsi="Cambria Math"/>
                </w:rPr>
                <m:t>-8</m:t>
              </w:ins>
            </m:r>
          </m:sup>
        </m:sSup>
      </m:oMath>
      <w:ins w:id="905" w:author="Ferdous, Md Sakib [C B E]" w:date="2023-08-22T19:28:00Z">
        <w:r>
          <w:t>).</w:t>
        </w:r>
      </w:ins>
    </w:p>
    <w:p w14:paraId="327A295E" w14:textId="77777777" w:rsidR="00433C18" w:rsidRPr="00F27CAE" w:rsidRDefault="00433C18" w:rsidP="00C4270B">
      <w:pPr>
        <w:jc w:val="both"/>
        <w:rPr>
          <w:ins w:id="906" w:author="Ferdous, Md Sakib [C B E]" w:date="2023-08-22T19:28:00Z"/>
        </w:rPr>
      </w:pPr>
    </w:p>
    <w:tbl>
      <w:tblPr>
        <w:tblStyle w:val="TableGrid"/>
        <w:tblW w:w="0" w:type="auto"/>
        <w:tblLook w:val="04A0" w:firstRow="1" w:lastRow="0" w:firstColumn="1" w:lastColumn="0" w:noHBand="0" w:noVBand="1"/>
      </w:tblPr>
      <w:tblGrid>
        <w:gridCol w:w="1885"/>
        <w:gridCol w:w="1866"/>
        <w:gridCol w:w="1866"/>
        <w:gridCol w:w="1866"/>
        <w:gridCol w:w="1867"/>
      </w:tblGrid>
      <w:tr w:rsidR="00C4270B" w:rsidRPr="00F27CAE" w14:paraId="70DEC09F" w14:textId="77777777" w:rsidTr="00AF7333">
        <w:trPr>
          <w:ins w:id="907" w:author="Ferdous, Md Sakib [C B E]" w:date="2023-08-22T19:28:00Z"/>
        </w:trPr>
        <w:tc>
          <w:tcPr>
            <w:tcW w:w="1915" w:type="dxa"/>
          </w:tcPr>
          <w:p w14:paraId="3DFABF74" w14:textId="77777777" w:rsidR="00C4270B" w:rsidRPr="00F27CAE" w:rsidRDefault="00C4270B" w:rsidP="00AF7333">
            <w:pPr>
              <w:jc w:val="center"/>
              <w:rPr>
                <w:ins w:id="908" w:author="Ferdous, Md Sakib [C B E]" w:date="2023-08-22T19:28:00Z"/>
              </w:rPr>
            </w:pPr>
          </w:p>
        </w:tc>
        <w:tc>
          <w:tcPr>
            <w:tcW w:w="1915" w:type="dxa"/>
          </w:tcPr>
          <w:p w14:paraId="578F9264" w14:textId="77777777" w:rsidR="00C4270B" w:rsidRPr="00F27CAE" w:rsidRDefault="00C4270B" w:rsidP="00AF7333">
            <w:pPr>
              <w:jc w:val="center"/>
              <w:rPr>
                <w:ins w:id="909" w:author="Ferdous, Md Sakib [C B E]" w:date="2023-08-22T19:28:00Z"/>
              </w:rPr>
            </w:pPr>
            <w:ins w:id="910" w:author="Ferdous, Md Sakib [C B E]" w:date="2023-08-22T19:28:00Z">
              <w:r w:rsidRPr="00F27CAE">
                <w:t>RO time</w:t>
              </w:r>
            </w:ins>
          </w:p>
        </w:tc>
        <w:tc>
          <w:tcPr>
            <w:tcW w:w="1915" w:type="dxa"/>
          </w:tcPr>
          <w:p w14:paraId="39EFEA95" w14:textId="77777777" w:rsidR="00C4270B" w:rsidRPr="00F27CAE" w:rsidRDefault="00C4270B" w:rsidP="00AF7333">
            <w:pPr>
              <w:jc w:val="center"/>
              <w:rPr>
                <w:ins w:id="911" w:author="Ferdous, Md Sakib [C B E]" w:date="2023-08-22T19:28:00Z"/>
              </w:rPr>
            </w:pPr>
            <w:ins w:id="912" w:author="Ferdous, Md Sakib [C B E]" w:date="2023-08-22T19:28:00Z">
              <w:r w:rsidRPr="00F27CAE">
                <w:t>CR time</w:t>
              </w:r>
            </w:ins>
          </w:p>
        </w:tc>
        <w:tc>
          <w:tcPr>
            <w:tcW w:w="1915" w:type="dxa"/>
          </w:tcPr>
          <w:p w14:paraId="44073151" w14:textId="77777777" w:rsidR="00C4270B" w:rsidRPr="00F27CAE" w:rsidRDefault="00C4270B" w:rsidP="00AF7333">
            <w:pPr>
              <w:jc w:val="center"/>
              <w:rPr>
                <w:ins w:id="913" w:author="Ferdous, Md Sakib [C B E]" w:date="2023-08-22T19:28:00Z"/>
              </w:rPr>
            </w:pPr>
            <w:ins w:id="914" w:author="Ferdous, Md Sakib [C B E]" w:date="2023-08-22T19:28:00Z">
              <w:r w:rsidRPr="00F27CAE">
                <w:t>TR time</w:t>
              </w:r>
            </w:ins>
          </w:p>
        </w:tc>
        <w:tc>
          <w:tcPr>
            <w:tcW w:w="1916" w:type="dxa"/>
          </w:tcPr>
          <w:p w14:paraId="62FBCC70" w14:textId="77777777" w:rsidR="00C4270B" w:rsidRPr="00F27CAE" w:rsidRDefault="00C4270B" w:rsidP="00AF7333">
            <w:pPr>
              <w:jc w:val="center"/>
              <w:rPr>
                <w:ins w:id="915" w:author="Ferdous, Md Sakib [C B E]" w:date="2023-08-22T19:28:00Z"/>
              </w:rPr>
            </w:pPr>
            <w:ins w:id="916" w:author="Ferdous, Md Sakib [C B E]" w:date="2023-08-22T19:28:00Z">
              <w:r w:rsidRPr="00F27CAE">
                <w:t>RI</w:t>
              </w:r>
            </w:ins>
          </w:p>
        </w:tc>
      </w:tr>
      <w:tr w:rsidR="00C4270B" w:rsidRPr="00F27CAE" w14:paraId="400B067E" w14:textId="77777777" w:rsidTr="00AF7333">
        <w:trPr>
          <w:ins w:id="917" w:author="Ferdous, Md Sakib [C B E]" w:date="2023-08-22T19:28:00Z"/>
        </w:trPr>
        <w:tc>
          <w:tcPr>
            <w:tcW w:w="1915" w:type="dxa"/>
          </w:tcPr>
          <w:p w14:paraId="2C908F18" w14:textId="77777777" w:rsidR="00C4270B" w:rsidRPr="00F27CAE" w:rsidRDefault="00C4270B" w:rsidP="00AF7333">
            <w:pPr>
              <w:jc w:val="center"/>
              <w:rPr>
                <w:ins w:id="918" w:author="Ferdous, Md Sakib [C B E]" w:date="2023-08-22T19:28:00Z"/>
              </w:rPr>
            </w:pPr>
            <w:ins w:id="919" w:author="Ferdous, Md Sakib [C B E]" w:date="2023-08-22T19:28:00Z">
              <w:r w:rsidRPr="00F27CAE">
                <w:t>Herbicide 1 only</w:t>
              </w:r>
            </w:ins>
          </w:p>
        </w:tc>
        <w:tc>
          <w:tcPr>
            <w:tcW w:w="1915" w:type="dxa"/>
          </w:tcPr>
          <w:p w14:paraId="40CE64F5" w14:textId="77777777" w:rsidR="00C4270B" w:rsidRPr="00F27CAE" w:rsidRDefault="00C4270B" w:rsidP="00AF7333">
            <w:pPr>
              <w:jc w:val="center"/>
              <w:rPr>
                <w:ins w:id="920" w:author="Ferdous, Md Sakib [C B E]" w:date="2023-08-22T19:28:00Z"/>
              </w:rPr>
            </w:pPr>
            <w:ins w:id="921" w:author="Ferdous, Md Sakib [C B E]" w:date="2023-08-22T19:28:00Z">
              <w:r w:rsidRPr="00F27CAE">
                <w:t>2.1</w:t>
              </w:r>
            </w:ins>
          </w:p>
        </w:tc>
        <w:tc>
          <w:tcPr>
            <w:tcW w:w="1915" w:type="dxa"/>
          </w:tcPr>
          <w:p w14:paraId="4903F1A8" w14:textId="77777777" w:rsidR="00C4270B" w:rsidRPr="00F27CAE" w:rsidRDefault="00C4270B" w:rsidP="00AF7333">
            <w:pPr>
              <w:jc w:val="center"/>
              <w:rPr>
                <w:ins w:id="922" w:author="Ferdous, Md Sakib [C B E]" w:date="2023-08-22T19:28:00Z"/>
              </w:rPr>
            </w:pPr>
            <w:ins w:id="923" w:author="Ferdous, Md Sakib [C B E]" w:date="2023-08-22T19:28:00Z">
              <w:r w:rsidRPr="00F27CAE">
                <w:t>3.2</w:t>
              </w:r>
            </w:ins>
          </w:p>
        </w:tc>
        <w:tc>
          <w:tcPr>
            <w:tcW w:w="1915" w:type="dxa"/>
          </w:tcPr>
          <w:p w14:paraId="375A8E07" w14:textId="77777777" w:rsidR="00C4270B" w:rsidRPr="00F27CAE" w:rsidRDefault="00C4270B" w:rsidP="00AF7333">
            <w:pPr>
              <w:jc w:val="center"/>
              <w:rPr>
                <w:ins w:id="924" w:author="Ferdous, Md Sakib [C B E]" w:date="2023-08-22T19:28:00Z"/>
              </w:rPr>
            </w:pPr>
            <w:ins w:id="925" w:author="Ferdous, Md Sakib [C B E]" w:date="2023-08-22T19:28:00Z">
              <w:r w:rsidRPr="00F27CAE">
                <w:t>8.3</w:t>
              </w:r>
            </w:ins>
          </w:p>
        </w:tc>
        <w:tc>
          <w:tcPr>
            <w:tcW w:w="1916" w:type="dxa"/>
          </w:tcPr>
          <w:p w14:paraId="28076DC6" w14:textId="77777777" w:rsidR="00C4270B" w:rsidRPr="00F27CAE" w:rsidRDefault="00C4270B" w:rsidP="00AF7333">
            <w:pPr>
              <w:jc w:val="center"/>
              <w:rPr>
                <w:ins w:id="926" w:author="Ferdous, Md Sakib [C B E]" w:date="2023-08-22T19:28:00Z"/>
              </w:rPr>
            </w:pPr>
            <w:ins w:id="927" w:author="Ferdous, Md Sakib [C B E]" w:date="2023-08-22T19:28:00Z">
              <w:r w:rsidRPr="00F27CAE">
                <w:t>0.91</w:t>
              </w:r>
            </w:ins>
          </w:p>
        </w:tc>
      </w:tr>
      <w:tr w:rsidR="00C4270B" w:rsidRPr="00F27CAE" w14:paraId="666FE3DF" w14:textId="77777777" w:rsidTr="00AF7333">
        <w:trPr>
          <w:ins w:id="928" w:author="Ferdous, Md Sakib [C B E]" w:date="2023-08-22T19:28:00Z"/>
        </w:trPr>
        <w:tc>
          <w:tcPr>
            <w:tcW w:w="1915" w:type="dxa"/>
          </w:tcPr>
          <w:p w14:paraId="0204E725" w14:textId="77777777" w:rsidR="00C4270B" w:rsidRPr="00F27CAE" w:rsidRDefault="00C4270B" w:rsidP="00AF7333">
            <w:pPr>
              <w:jc w:val="center"/>
              <w:rPr>
                <w:ins w:id="929" w:author="Ferdous, Md Sakib [C B E]" w:date="2023-08-22T19:28:00Z"/>
              </w:rPr>
            </w:pPr>
            <w:ins w:id="930" w:author="Ferdous, Md Sakib [C B E]" w:date="2023-08-22T19:28:00Z">
              <w:r w:rsidRPr="00F27CAE">
                <w:t>Herbicide 2 only</w:t>
              </w:r>
            </w:ins>
          </w:p>
        </w:tc>
        <w:tc>
          <w:tcPr>
            <w:tcW w:w="1915" w:type="dxa"/>
          </w:tcPr>
          <w:p w14:paraId="112421FA" w14:textId="77777777" w:rsidR="00C4270B" w:rsidRPr="00F27CAE" w:rsidRDefault="00C4270B" w:rsidP="00AF7333">
            <w:pPr>
              <w:jc w:val="center"/>
              <w:rPr>
                <w:ins w:id="931" w:author="Ferdous, Md Sakib [C B E]" w:date="2023-08-22T19:28:00Z"/>
              </w:rPr>
            </w:pPr>
            <w:ins w:id="932" w:author="Ferdous, Md Sakib [C B E]" w:date="2023-08-22T19:28:00Z">
              <w:r w:rsidRPr="00F27CAE">
                <w:t>6.0</w:t>
              </w:r>
            </w:ins>
          </w:p>
        </w:tc>
        <w:tc>
          <w:tcPr>
            <w:tcW w:w="1915" w:type="dxa"/>
          </w:tcPr>
          <w:p w14:paraId="32383BC1" w14:textId="77777777" w:rsidR="00C4270B" w:rsidRPr="00F27CAE" w:rsidRDefault="00C4270B" w:rsidP="00AF7333">
            <w:pPr>
              <w:jc w:val="center"/>
              <w:rPr>
                <w:ins w:id="933" w:author="Ferdous, Md Sakib [C B E]" w:date="2023-08-22T19:28:00Z"/>
              </w:rPr>
            </w:pPr>
            <w:ins w:id="934" w:author="Ferdous, Md Sakib [C B E]" w:date="2023-08-22T19:28:00Z">
              <w:r w:rsidRPr="00F27CAE">
                <w:t>7.0</w:t>
              </w:r>
            </w:ins>
          </w:p>
        </w:tc>
        <w:tc>
          <w:tcPr>
            <w:tcW w:w="1915" w:type="dxa"/>
          </w:tcPr>
          <w:p w14:paraId="325933FB" w14:textId="77777777" w:rsidR="00C4270B" w:rsidRPr="00F27CAE" w:rsidRDefault="00C4270B" w:rsidP="00AF7333">
            <w:pPr>
              <w:jc w:val="center"/>
              <w:rPr>
                <w:ins w:id="935" w:author="Ferdous, Md Sakib [C B E]" w:date="2023-08-22T19:28:00Z"/>
              </w:rPr>
            </w:pPr>
            <w:ins w:id="936" w:author="Ferdous, Md Sakib [C B E]" w:date="2023-08-22T19:28:00Z">
              <w:r w:rsidRPr="00F27CAE">
                <w:t>14.4</w:t>
              </w:r>
            </w:ins>
          </w:p>
        </w:tc>
        <w:tc>
          <w:tcPr>
            <w:tcW w:w="1916" w:type="dxa"/>
          </w:tcPr>
          <w:p w14:paraId="232BE7FF" w14:textId="77777777" w:rsidR="00C4270B" w:rsidRPr="00F27CAE" w:rsidRDefault="00C4270B" w:rsidP="00AF7333">
            <w:pPr>
              <w:jc w:val="center"/>
              <w:rPr>
                <w:ins w:id="937" w:author="Ferdous, Md Sakib [C B E]" w:date="2023-08-22T19:28:00Z"/>
              </w:rPr>
            </w:pPr>
            <w:ins w:id="938" w:author="Ferdous, Md Sakib [C B E]" w:date="2023-08-22T19:28:00Z">
              <w:r w:rsidRPr="00F27CAE">
                <w:t>0.82</w:t>
              </w:r>
            </w:ins>
          </w:p>
        </w:tc>
      </w:tr>
      <w:tr w:rsidR="00C4270B" w:rsidRPr="00F27CAE" w14:paraId="1B87E6EA" w14:textId="77777777" w:rsidTr="00AF7333">
        <w:trPr>
          <w:ins w:id="939" w:author="Ferdous, Md Sakib [C B E]" w:date="2023-08-22T19:28:00Z"/>
        </w:trPr>
        <w:tc>
          <w:tcPr>
            <w:tcW w:w="1915" w:type="dxa"/>
          </w:tcPr>
          <w:p w14:paraId="6D85D1BA" w14:textId="77777777" w:rsidR="00C4270B" w:rsidRPr="00F27CAE" w:rsidRDefault="00C4270B" w:rsidP="00AF7333">
            <w:pPr>
              <w:jc w:val="center"/>
              <w:rPr>
                <w:ins w:id="940" w:author="Ferdous, Md Sakib [C B E]" w:date="2023-08-22T19:28:00Z"/>
              </w:rPr>
            </w:pPr>
            <w:ins w:id="941" w:author="Ferdous, Md Sakib [C B E]" w:date="2023-08-22T19:28:00Z">
              <w:r w:rsidRPr="00F27CAE">
                <w:t>Herbicide 1 &amp; 2</w:t>
              </w:r>
            </w:ins>
          </w:p>
        </w:tc>
        <w:tc>
          <w:tcPr>
            <w:tcW w:w="1915" w:type="dxa"/>
          </w:tcPr>
          <w:p w14:paraId="41CBC61B" w14:textId="77777777" w:rsidR="00C4270B" w:rsidRPr="00F27CAE" w:rsidRDefault="00C4270B" w:rsidP="00AF7333">
            <w:pPr>
              <w:jc w:val="center"/>
              <w:rPr>
                <w:ins w:id="942" w:author="Ferdous, Md Sakib [C B E]" w:date="2023-08-22T19:28:00Z"/>
              </w:rPr>
            </w:pPr>
            <w:ins w:id="943" w:author="Ferdous, Md Sakib [C B E]" w:date="2023-08-22T19:28:00Z">
              <w:r w:rsidRPr="00F27CAE">
                <w:t>6.1</w:t>
              </w:r>
            </w:ins>
          </w:p>
        </w:tc>
        <w:tc>
          <w:tcPr>
            <w:tcW w:w="1915" w:type="dxa"/>
          </w:tcPr>
          <w:p w14:paraId="417BC543" w14:textId="77777777" w:rsidR="00C4270B" w:rsidRPr="00F27CAE" w:rsidRDefault="00C4270B" w:rsidP="00AF7333">
            <w:pPr>
              <w:jc w:val="center"/>
              <w:rPr>
                <w:ins w:id="944" w:author="Ferdous, Md Sakib [C B E]" w:date="2023-08-22T19:28:00Z"/>
              </w:rPr>
            </w:pPr>
            <w:ins w:id="945" w:author="Ferdous, Md Sakib [C B E]" w:date="2023-08-22T19:28:00Z">
              <w:r w:rsidRPr="00F27CAE">
                <w:t>8.5</w:t>
              </w:r>
            </w:ins>
          </w:p>
        </w:tc>
        <w:tc>
          <w:tcPr>
            <w:tcW w:w="1915" w:type="dxa"/>
          </w:tcPr>
          <w:p w14:paraId="444B71CF" w14:textId="77777777" w:rsidR="00C4270B" w:rsidRPr="00F27CAE" w:rsidRDefault="00C4270B" w:rsidP="00AF7333">
            <w:pPr>
              <w:jc w:val="center"/>
              <w:rPr>
                <w:ins w:id="946" w:author="Ferdous, Md Sakib [C B E]" w:date="2023-08-22T19:28:00Z"/>
              </w:rPr>
            </w:pPr>
            <w:ins w:id="947" w:author="Ferdous, Md Sakib [C B E]" w:date="2023-08-22T19:28:00Z">
              <w:r w:rsidRPr="00F27CAE">
                <w:t>11.4</w:t>
              </w:r>
            </w:ins>
          </w:p>
        </w:tc>
        <w:tc>
          <w:tcPr>
            <w:tcW w:w="1916" w:type="dxa"/>
          </w:tcPr>
          <w:p w14:paraId="1D59DD34" w14:textId="77777777" w:rsidR="00C4270B" w:rsidRPr="00F27CAE" w:rsidRDefault="00C4270B" w:rsidP="00AF7333">
            <w:pPr>
              <w:jc w:val="center"/>
              <w:rPr>
                <w:ins w:id="948" w:author="Ferdous, Md Sakib [C B E]" w:date="2023-08-22T19:28:00Z"/>
              </w:rPr>
            </w:pPr>
            <w:ins w:id="949" w:author="Ferdous, Md Sakib [C B E]" w:date="2023-08-22T19:28:00Z">
              <w:r w:rsidRPr="00F27CAE">
                <w:t>0.81</w:t>
              </w:r>
            </w:ins>
          </w:p>
        </w:tc>
      </w:tr>
    </w:tbl>
    <w:p w14:paraId="47B25C60" w14:textId="77777777" w:rsidR="00C4270B" w:rsidRPr="00F27CAE" w:rsidRDefault="00C4270B" w:rsidP="00C4270B">
      <w:pPr>
        <w:jc w:val="both"/>
        <w:rPr>
          <w:ins w:id="950" w:author="Ferdous, Md Sakib [C B E]" w:date="2023-08-22T19:28:00Z"/>
        </w:rPr>
      </w:pPr>
    </w:p>
    <w:tbl>
      <w:tblPr>
        <w:tblStyle w:val="TableGrid"/>
        <w:tblW w:w="0" w:type="auto"/>
        <w:tblLook w:val="04A0" w:firstRow="1" w:lastRow="0" w:firstColumn="1" w:lastColumn="0" w:noHBand="0" w:noVBand="1"/>
        <w:tblPrChange w:id="951" w:author="Ferdous, Md Sakib [C B E]" w:date="2023-08-22T20:47:00Z">
          <w:tblPr>
            <w:tblStyle w:val="TableGrid"/>
            <w:tblW w:w="0" w:type="auto"/>
            <w:tblLook w:val="04A0" w:firstRow="1" w:lastRow="0" w:firstColumn="1" w:lastColumn="0" w:noHBand="0" w:noVBand="1"/>
          </w:tblPr>
        </w:tblPrChange>
      </w:tblPr>
      <w:tblGrid>
        <w:gridCol w:w="4702"/>
        <w:gridCol w:w="4648"/>
        <w:tblGridChange w:id="952">
          <w:tblGrid>
            <w:gridCol w:w="4702"/>
            <w:gridCol w:w="4648"/>
          </w:tblGrid>
        </w:tblGridChange>
      </w:tblGrid>
      <w:tr w:rsidR="00433C18" w:rsidRPr="00F27CAE" w14:paraId="008896A5" w14:textId="77777777" w:rsidTr="00433C18">
        <w:trPr>
          <w:ins w:id="953" w:author="Ferdous, Md Sakib [C B E]" w:date="2023-08-22T19:28:00Z"/>
        </w:trPr>
        <w:tc>
          <w:tcPr>
            <w:tcW w:w="4788" w:type="dxa"/>
            <w:vAlign w:val="bottom"/>
            <w:tcPrChange w:id="954" w:author="Ferdous, Md Sakib [C B E]" w:date="2023-08-22T20:47:00Z">
              <w:tcPr>
                <w:tcW w:w="4788" w:type="dxa"/>
                <w:vAlign w:val="bottom"/>
              </w:tcPr>
            </w:tcPrChange>
          </w:tcPr>
          <w:p w14:paraId="5B3C85AB" w14:textId="77777777" w:rsidR="00433C18" w:rsidRDefault="00433C18" w:rsidP="00433C18">
            <w:pPr>
              <w:spacing w:after="200"/>
              <w:jc w:val="center"/>
              <w:rPr>
                <w:ins w:id="955" w:author="Ferdous, Md Sakib [C B E]" w:date="2023-08-22T20:46:00Z"/>
              </w:rPr>
            </w:pPr>
          </w:p>
          <w:p w14:paraId="1A8F75CE" w14:textId="0D97B700" w:rsidR="00C4270B" w:rsidRPr="00433C18" w:rsidRDefault="00433C18">
            <w:pPr>
              <w:spacing w:after="200"/>
              <w:jc w:val="center"/>
              <w:rPr>
                <w:ins w:id="956" w:author="Ferdous, Md Sakib [C B E]" w:date="2023-08-22T19:28:00Z"/>
                <w:rPrChange w:id="957" w:author="Ferdous, Md Sakib [C B E]" w:date="2023-08-22T20:46:00Z">
                  <w:rPr>
                    <w:ins w:id="958" w:author="Ferdous, Md Sakib [C B E]" w:date="2023-08-22T19:28:00Z"/>
                    <w:b/>
                    <w:bCs/>
                  </w:rPr>
                </w:rPrChange>
              </w:rPr>
              <w:pPrChange w:id="959" w:author="Ferdous, Md Sakib [C B E]" w:date="2023-08-22T20:46:00Z">
                <w:pPr>
                  <w:spacing w:after="200"/>
                  <w:jc w:val="both"/>
                </w:pPr>
              </w:pPrChange>
            </w:pPr>
            <w:ins w:id="960" w:author="Ferdous, Md Sakib [C B E]" w:date="2023-08-22T20:45:00Z">
              <w:r w:rsidRPr="00433C18">
                <w:rPr>
                  <w:noProof/>
                </w:rPr>
                <w:drawing>
                  <wp:inline distT="0" distB="0" distL="0" distR="0" wp14:anchorId="3DFBBEDC" wp14:editId="51DECDD7">
                    <wp:extent cx="2521414" cy="1533525"/>
                    <wp:effectExtent l="0" t="0" r="0" b="0"/>
                    <wp:docPr id="515377570" name="Graphic 515377570">
                      <a:extLst xmlns:a="http://schemas.openxmlformats.org/drawingml/2006/main">
                        <a:ext uri="{FF2B5EF4-FFF2-40B4-BE49-F238E27FC236}">
                          <a16:creationId xmlns:a16="http://schemas.microsoft.com/office/drawing/2014/main" id="{7B465BDD-8268-F13B-F360-49F9E8A0BF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B465BDD-8268-F13B-F360-49F9E8A0BF25}"/>
                                </a:ext>
                              </a:extLst>
                            </pic:cNvPr>
                            <pic:cNvPicPr>
                              <a:picLocks noChangeAspect="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rcRect/>
                            <a:stretch/>
                          </pic:blipFill>
                          <pic:spPr>
                            <a:xfrm>
                              <a:off x="0" y="0"/>
                              <a:ext cx="2524861" cy="1535621"/>
                            </a:xfrm>
                            <a:prstGeom prst="rect">
                              <a:avLst/>
                            </a:prstGeom>
                          </pic:spPr>
                        </pic:pic>
                      </a:graphicData>
                    </a:graphic>
                  </wp:inline>
                </w:drawing>
              </w:r>
            </w:ins>
          </w:p>
        </w:tc>
        <w:tc>
          <w:tcPr>
            <w:tcW w:w="4788" w:type="dxa"/>
            <w:vAlign w:val="bottom"/>
            <w:tcPrChange w:id="961" w:author="Ferdous, Md Sakib [C B E]" w:date="2023-08-22T20:47:00Z">
              <w:tcPr>
                <w:tcW w:w="4788" w:type="dxa"/>
              </w:tcPr>
            </w:tcPrChange>
          </w:tcPr>
          <w:p w14:paraId="0CA712CA" w14:textId="3EEF2D3F" w:rsidR="00C4270B" w:rsidRPr="00F27CAE" w:rsidRDefault="00433C18">
            <w:pPr>
              <w:spacing w:after="200"/>
              <w:jc w:val="center"/>
              <w:rPr>
                <w:ins w:id="962" w:author="Ferdous, Md Sakib [C B E]" w:date="2023-08-22T19:28:00Z"/>
              </w:rPr>
              <w:pPrChange w:id="963" w:author="Ferdous, Md Sakib [C B E]" w:date="2023-08-22T20:47:00Z">
                <w:pPr>
                  <w:spacing w:after="200"/>
                  <w:jc w:val="both"/>
                </w:pPr>
              </w:pPrChange>
            </w:pPr>
            <w:ins w:id="964" w:author="Ferdous, Md Sakib [C B E]" w:date="2023-08-22T20:47:00Z">
              <w:r w:rsidRPr="00433C18">
                <w:rPr>
                  <w:noProof/>
                </w:rPr>
                <w:drawing>
                  <wp:inline distT="0" distB="0" distL="0" distR="0" wp14:anchorId="45884689" wp14:editId="76033DBA">
                    <wp:extent cx="2278529" cy="1905000"/>
                    <wp:effectExtent l="0" t="0" r="7620" b="0"/>
                    <wp:docPr id="916545146" name="Graphic 916545146">
                      <a:extLst xmlns:a="http://schemas.openxmlformats.org/drawingml/2006/main">
                        <a:ext uri="{FF2B5EF4-FFF2-40B4-BE49-F238E27FC236}">
                          <a16:creationId xmlns:a16="http://schemas.microsoft.com/office/drawing/2014/main" id="{A157CD7F-3EBC-D739-A991-410E87FB31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157CD7F-3EBC-D739-A991-410E87FB31E8}"/>
                                </a:ext>
                              </a:extLst>
                            </pic:cNvPr>
                            <pic:cNvPicPr>
                              <a:picLocks noChangeAspect="1"/>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a:stretch/>
                          </pic:blipFill>
                          <pic:spPr>
                            <a:xfrm>
                              <a:off x="0" y="0"/>
                              <a:ext cx="2285240" cy="1910611"/>
                            </a:xfrm>
                            <a:prstGeom prst="rect">
                              <a:avLst/>
                            </a:prstGeom>
                          </pic:spPr>
                        </pic:pic>
                      </a:graphicData>
                    </a:graphic>
                  </wp:inline>
                </w:drawing>
              </w:r>
            </w:ins>
          </w:p>
        </w:tc>
      </w:tr>
      <w:tr w:rsidR="00C4270B" w:rsidRPr="00F27CAE" w14:paraId="3060EABF" w14:textId="77777777" w:rsidTr="00AF7333">
        <w:trPr>
          <w:ins w:id="965" w:author="Ferdous, Md Sakib [C B E]" w:date="2023-08-22T19:28:00Z"/>
        </w:trPr>
        <w:tc>
          <w:tcPr>
            <w:tcW w:w="9576" w:type="dxa"/>
            <w:gridSpan w:val="2"/>
          </w:tcPr>
          <w:p w14:paraId="1307E174" w14:textId="1E4CE1EB" w:rsidR="00C4270B" w:rsidRPr="00F27CAE" w:rsidRDefault="00C4270B" w:rsidP="00AF7333">
            <w:pPr>
              <w:spacing w:after="200"/>
              <w:jc w:val="both"/>
              <w:rPr>
                <w:ins w:id="966" w:author="Ferdous, Md Sakib [C B E]" w:date="2023-08-22T19:28:00Z"/>
              </w:rPr>
            </w:pPr>
            <w:ins w:id="967" w:author="Ferdous, Md Sakib [C B E]" w:date="2023-08-22T19:28:00Z">
              <w:r w:rsidRPr="00F27CAE">
                <w:t>Figure : Treating a heavily resistant field with a second MOA. Best option is using two MOA herbicides simultaneously.</w:t>
              </w:r>
            </w:ins>
          </w:p>
        </w:tc>
      </w:tr>
    </w:tbl>
    <w:p w14:paraId="111A6AEF" w14:textId="78EA0857" w:rsidR="00C4270B" w:rsidRDefault="00831F8C" w:rsidP="00C4270B">
      <w:pPr>
        <w:jc w:val="both"/>
        <w:rPr>
          <w:ins w:id="968" w:author="Ferdous, Md Sakib [C B E]" w:date="2023-08-25T00:12:00Z"/>
        </w:rPr>
      </w:pPr>
      <w:ins w:id="969" w:author="Ferdous, Md Sakib [C B E]" w:date="2023-08-25T00:12:00Z">
        <w:r>
          <w:t>\</w:t>
        </w:r>
      </w:ins>
    </w:p>
    <w:p w14:paraId="7DE2037F" w14:textId="07B37174" w:rsidR="00831F8C" w:rsidRDefault="00831F8C" w:rsidP="00C4270B">
      <w:pPr>
        <w:jc w:val="both"/>
        <w:rPr>
          <w:ins w:id="970" w:author="Ferdous, Md Sakib [C B E]" w:date="2023-08-22T19:28:00Z"/>
        </w:rPr>
      </w:pPr>
      <w:ins w:id="971" w:author="Ferdous, Md Sakib [C B E]" w:date="2023-08-25T00:12:00Z">
        <w:r>
          <w:t xml:space="preserve">Herbicide Mixing observations: </w:t>
        </w:r>
      </w:ins>
    </w:p>
    <w:p w14:paraId="768FD73C" w14:textId="77777777" w:rsidR="00831F8C" w:rsidRPr="00831F8C" w:rsidRDefault="00831F8C" w:rsidP="00831F8C">
      <w:pPr>
        <w:numPr>
          <w:ilvl w:val="0"/>
          <w:numId w:val="26"/>
        </w:numPr>
        <w:jc w:val="both"/>
        <w:rPr>
          <w:ins w:id="972" w:author="Ferdous, Md Sakib [C B E]" w:date="2023-08-25T00:12:00Z"/>
        </w:rPr>
      </w:pPr>
      <w:proofErr w:type="gramStart"/>
      <w:ins w:id="973" w:author="Ferdous, Md Sakib [C B E]" w:date="2023-08-25T00:12:00Z">
        <w:r w:rsidRPr="00831F8C">
          <w:t>Resistant</w:t>
        </w:r>
        <w:proofErr w:type="gramEnd"/>
        <w:r w:rsidRPr="00831F8C">
          <w:t xml:space="preserve"> frequency for Herbicide 1 was </w:t>
        </w:r>
        <w:proofErr w:type="spellStart"/>
        <w:r w:rsidRPr="00831F8C">
          <w:t>1e</w:t>
        </w:r>
        <w:proofErr w:type="spellEnd"/>
        <w:r w:rsidRPr="00831F8C">
          <w:t xml:space="preserve">-4 and herbicide 2 were </w:t>
        </w:r>
        <w:proofErr w:type="spellStart"/>
        <w:r w:rsidRPr="00831F8C">
          <w:t>1e</w:t>
        </w:r>
        <w:proofErr w:type="spellEnd"/>
        <w:r w:rsidRPr="00831F8C">
          <w:t xml:space="preserve">-8. </w:t>
        </w:r>
      </w:ins>
    </w:p>
    <w:p w14:paraId="07410586" w14:textId="77777777" w:rsidR="00831F8C" w:rsidRPr="00831F8C" w:rsidRDefault="00831F8C" w:rsidP="00831F8C">
      <w:pPr>
        <w:numPr>
          <w:ilvl w:val="0"/>
          <w:numId w:val="26"/>
        </w:numPr>
        <w:jc w:val="both"/>
        <w:rPr>
          <w:ins w:id="974" w:author="Ferdous, Md Sakib [C B E]" w:date="2023-08-25T00:12:00Z"/>
        </w:rPr>
      </w:pPr>
      <w:ins w:id="975" w:author="Ferdous, Md Sakib [C B E]" w:date="2023-08-25T00:12:00Z">
        <w:r w:rsidRPr="00831F8C">
          <w:t>Mixing herbicides can keep the total weed density low.</w:t>
        </w:r>
      </w:ins>
    </w:p>
    <w:p w14:paraId="647D885F" w14:textId="77777777" w:rsidR="00831F8C" w:rsidRPr="00831F8C" w:rsidRDefault="00831F8C" w:rsidP="00831F8C">
      <w:pPr>
        <w:numPr>
          <w:ilvl w:val="0"/>
          <w:numId w:val="26"/>
        </w:numPr>
        <w:jc w:val="both"/>
        <w:rPr>
          <w:ins w:id="976" w:author="Ferdous, Md Sakib [C B E]" w:date="2023-08-25T00:12:00Z"/>
        </w:rPr>
      </w:pPr>
      <w:ins w:id="977" w:author="Ferdous, Md Sakib [C B E]" w:date="2023-08-25T00:12:00Z">
        <w:r w:rsidRPr="00831F8C">
          <w:t xml:space="preserve">Using only herbicide 1 or a mixture increases the fraction resistant and risk integral. Using only herbicide 2 reduces resistance but at the cost of more weed density. </w:t>
        </w:r>
      </w:ins>
    </w:p>
    <w:p w14:paraId="21720B1A" w14:textId="77777777" w:rsidR="004828FF" w:rsidRDefault="004828FF" w:rsidP="00C4270B">
      <w:pPr>
        <w:jc w:val="both"/>
        <w:rPr>
          <w:ins w:id="978" w:author="Ferdous, Md Sakib [C B E]" w:date="2023-08-24T23:54:00Z"/>
        </w:rPr>
      </w:pPr>
    </w:p>
    <w:p w14:paraId="41EAA6AF" w14:textId="77777777" w:rsidR="004828FF" w:rsidRDefault="004828FF" w:rsidP="00C4270B">
      <w:pPr>
        <w:jc w:val="both"/>
        <w:rPr>
          <w:ins w:id="979" w:author="Ferdous, Md Sakib [C B E]" w:date="2023-08-24T23:54:00Z"/>
        </w:rPr>
      </w:pPr>
    </w:p>
    <w:p w14:paraId="10ADF57F" w14:textId="77777777" w:rsidR="004828FF" w:rsidRDefault="004828FF" w:rsidP="00C4270B">
      <w:pPr>
        <w:jc w:val="both"/>
        <w:rPr>
          <w:ins w:id="980" w:author="Ferdous, Md Sakib [C B E]" w:date="2023-08-24T23:54:00Z"/>
        </w:rPr>
      </w:pPr>
    </w:p>
    <w:p w14:paraId="7D09600B" w14:textId="7D879651" w:rsidR="004828FF" w:rsidRDefault="00A241CA" w:rsidP="00A241CA">
      <w:pPr>
        <w:pStyle w:val="Heading3"/>
        <w:rPr>
          <w:ins w:id="981" w:author="Ferdous, Md Sakib [C B E]" w:date="2023-08-25T00:08:00Z"/>
        </w:rPr>
        <w:pPrChange w:id="982" w:author="Ferdous, Md Sakib [C B E]" w:date="2023-08-25T00:08:00Z">
          <w:pPr>
            <w:jc w:val="both"/>
          </w:pPr>
        </w:pPrChange>
      </w:pPr>
      <w:ins w:id="983" w:author="Ferdous, Md Sakib [C B E]" w:date="2023-08-25T00:08:00Z">
        <w:r>
          <w:t>Seed-delay</w:t>
        </w:r>
      </w:ins>
    </w:p>
    <w:p w14:paraId="47634D23" w14:textId="77777777" w:rsidR="00A241CA" w:rsidRDefault="00A241CA" w:rsidP="00C4270B">
      <w:pPr>
        <w:jc w:val="both"/>
        <w:rPr>
          <w:ins w:id="984" w:author="Ferdous, Md Sakib [C B E]" w:date="2023-08-25T00:08:00Z"/>
        </w:rPr>
      </w:pPr>
    </w:p>
    <w:p w14:paraId="0E238111" w14:textId="77777777" w:rsidR="00A241CA" w:rsidRDefault="00A241CA" w:rsidP="00C4270B">
      <w:pPr>
        <w:jc w:val="both"/>
        <w:rPr>
          <w:ins w:id="985" w:author="Ferdous, Md Sakib [C B E]" w:date="2023-08-24T23:54:00Z"/>
        </w:rPr>
      </w:pPr>
    </w:p>
    <w:p w14:paraId="3D84FDDF" w14:textId="4F72AAA5" w:rsidR="00C4270B" w:rsidRPr="00F27CAE" w:rsidRDefault="00C4270B" w:rsidP="00C4270B">
      <w:pPr>
        <w:jc w:val="both"/>
        <w:rPr>
          <w:ins w:id="986" w:author="Ferdous, Md Sakib [C B E]" w:date="2023-08-22T19:28:00Z"/>
        </w:rPr>
      </w:pPr>
      <w:ins w:id="987" w:author="Ferdous, Md Sakib [C B E]" w:date="2023-08-22T19:28:00Z">
        <w:r>
          <w:t xml:space="preserve">Table .  Simulation results for 4 cohorts with and without seed delay. </w:t>
        </w:r>
      </w:ins>
    </w:p>
    <w:tbl>
      <w:tblPr>
        <w:tblStyle w:val="TableGrid"/>
        <w:tblW w:w="0" w:type="auto"/>
        <w:tblLook w:val="04A0" w:firstRow="1" w:lastRow="0" w:firstColumn="1" w:lastColumn="0" w:noHBand="0" w:noVBand="1"/>
      </w:tblPr>
      <w:tblGrid>
        <w:gridCol w:w="1878"/>
        <w:gridCol w:w="1868"/>
        <w:gridCol w:w="1868"/>
        <w:gridCol w:w="1868"/>
        <w:gridCol w:w="1868"/>
      </w:tblGrid>
      <w:tr w:rsidR="00C4270B" w:rsidRPr="00F27CAE" w14:paraId="4B0158B4" w14:textId="77777777" w:rsidTr="00AF7333">
        <w:trPr>
          <w:ins w:id="988" w:author="Ferdous, Md Sakib [C B E]" w:date="2023-08-22T19:28:00Z"/>
        </w:trPr>
        <w:tc>
          <w:tcPr>
            <w:tcW w:w="1915" w:type="dxa"/>
          </w:tcPr>
          <w:p w14:paraId="320C2832" w14:textId="77777777" w:rsidR="00C4270B" w:rsidRPr="00F27CAE" w:rsidRDefault="00C4270B" w:rsidP="00AF7333">
            <w:pPr>
              <w:spacing w:after="200"/>
              <w:jc w:val="both"/>
              <w:rPr>
                <w:ins w:id="989" w:author="Ferdous, Md Sakib [C B E]" w:date="2023-08-22T19:28:00Z"/>
              </w:rPr>
            </w:pPr>
          </w:p>
        </w:tc>
        <w:tc>
          <w:tcPr>
            <w:tcW w:w="1915" w:type="dxa"/>
          </w:tcPr>
          <w:p w14:paraId="176ECF99" w14:textId="77777777" w:rsidR="00C4270B" w:rsidRPr="00F27CAE" w:rsidRDefault="00C4270B" w:rsidP="00AF7333">
            <w:pPr>
              <w:spacing w:after="200"/>
              <w:jc w:val="both"/>
              <w:rPr>
                <w:ins w:id="990" w:author="Ferdous, Md Sakib [C B E]" w:date="2023-08-22T19:28:00Z"/>
              </w:rPr>
            </w:pPr>
            <w:ins w:id="991" w:author="Ferdous, Md Sakib [C B E]" w:date="2023-08-22T19:28:00Z">
              <w:r w:rsidRPr="00F27CAE">
                <w:t>RO time</w:t>
              </w:r>
            </w:ins>
          </w:p>
        </w:tc>
        <w:tc>
          <w:tcPr>
            <w:tcW w:w="1915" w:type="dxa"/>
          </w:tcPr>
          <w:p w14:paraId="111ED45C" w14:textId="77777777" w:rsidR="00C4270B" w:rsidRPr="00F27CAE" w:rsidRDefault="00C4270B" w:rsidP="00AF7333">
            <w:pPr>
              <w:spacing w:after="200"/>
              <w:jc w:val="both"/>
              <w:rPr>
                <w:ins w:id="992" w:author="Ferdous, Md Sakib [C B E]" w:date="2023-08-22T19:28:00Z"/>
              </w:rPr>
            </w:pPr>
            <w:ins w:id="993" w:author="Ferdous, Md Sakib [C B E]" w:date="2023-08-22T19:28:00Z">
              <w:r w:rsidRPr="00F27CAE">
                <w:t>CR time</w:t>
              </w:r>
            </w:ins>
          </w:p>
        </w:tc>
        <w:tc>
          <w:tcPr>
            <w:tcW w:w="1915" w:type="dxa"/>
          </w:tcPr>
          <w:p w14:paraId="66C5949A" w14:textId="77777777" w:rsidR="00C4270B" w:rsidRPr="00F27CAE" w:rsidRDefault="00C4270B" w:rsidP="00AF7333">
            <w:pPr>
              <w:spacing w:after="200"/>
              <w:jc w:val="both"/>
              <w:rPr>
                <w:ins w:id="994" w:author="Ferdous, Md Sakib [C B E]" w:date="2023-08-22T19:28:00Z"/>
              </w:rPr>
            </w:pPr>
            <w:ins w:id="995" w:author="Ferdous, Md Sakib [C B E]" w:date="2023-08-22T19:28:00Z">
              <w:r w:rsidRPr="00F27CAE">
                <w:t>TR time</w:t>
              </w:r>
            </w:ins>
          </w:p>
        </w:tc>
        <w:tc>
          <w:tcPr>
            <w:tcW w:w="1916" w:type="dxa"/>
          </w:tcPr>
          <w:p w14:paraId="44E2C737" w14:textId="77777777" w:rsidR="00C4270B" w:rsidRPr="00F27CAE" w:rsidRDefault="00C4270B" w:rsidP="00AF7333">
            <w:pPr>
              <w:spacing w:after="200"/>
              <w:jc w:val="both"/>
              <w:rPr>
                <w:ins w:id="996" w:author="Ferdous, Md Sakib [C B E]" w:date="2023-08-22T19:28:00Z"/>
              </w:rPr>
            </w:pPr>
            <w:ins w:id="997" w:author="Ferdous, Md Sakib [C B E]" w:date="2023-08-22T19:28:00Z">
              <w:r w:rsidRPr="00F27CAE">
                <w:t>RI</w:t>
              </w:r>
            </w:ins>
          </w:p>
        </w:tc>
      </w:tr>
      <w:tr w:rsidR="00C4270B" w:rsidRPr="00F27CAE" w14:paraId="54B243A9" w14:textId="77777777" w:rsidTr="00AF7333">
        <w:trPr>
          <w:ins w:id="998" w:author="Ferdous, Md Sakib [C B E]" w:date="2023-08-22T19:28:00Z"/>
        </w:trPr>
        <w:tc>
          <w:tcPr>
            <w:tcW w:w="1915" w:type="dxa"/>
          </w:tcPr>
          <w:p w14:paraId="0DB4D56C" w14:textId="77777777" w:rsidR="00C4270B" w:rsidRPr="00F27CAE" w:rsidRDefault="00C4270B" w:rsidP="00AF7333">
            <w:pPr>
              <w:spacing w:after="200"/>
              <w:jc w:val="both"/>
              <w:rPr>
                <w:ins w:id="999" w:author="Ferdous, Md Sakib [C B E]" w:date="2023-08-22T19:28:00Z"/>
              </w:rPr>
            </w:pPr>
            <w:ins w:id="1000" w:author="Ferdous, Md Sakib [C B E]" w:date="2023-08-22T19:28:00Z">
              <w:r w:rsidRPr="00F27CAE">
                <w:t>4 cohorts + seed delay</w:t>
              </w:r>
            </w:ins>
          </w:p>
        </w:tc>
        <w:tc>
          <w:tcPr>
            <w:tcW w:w="1915" w:type="dxa"/>
          </w:tcPr>
          <w:p w14:paraId="6D6C5684" w14:textId="77777777" w:rsidR="00C4270B" w:rsidRPr="00F27CAE" w:rsidRDefault="00C4270B" w:rsidP="00AF7333">
            <w:pPr>
              <w:spacing w:after="200"/>
              <w:jc w:val="both"/>
              <w:rPr>
                <w:ins w:id="1001" w:author="Ferdous, Md Sakib [C B E]" w:date="2023-08-22T19:28:00Z"/>
              </w:rPr>
            </w:pPr>
            <w:ins w:id="1002" w:author="Ferdous, Md Sakib [C B E]" w:date="2023-08-22T19:28:00Z">
              <w:r w:rsidRPr="00F27CAE">
                <w:t>6.8</w:t>
              </w:r>
            </w:ins>
          </w:p>
        </w:tc>
        <w:tc>
          <w:tcPr>
            <w:tcW w:w="1915" w:type="dxa"/>
          </w:tcPr>
          <w:p w14:paraId="703FEE53" w14:textId="77777777" w:rsidR="00C4270B" w:rsidRPr="00F27CAE" w:rsidRDefault="00C4270B" w:rsidP="00AF7333">
            <w:pPr>
              <w:spacing w:after="200"/>
              <w:jc w:val="both"/>
              <w:rPr>
                <w:ins w:id="1003" w:author="Ferdous, Md Sakib [C B E]" w:date="2023-08-22T19:28:00Z"/>
              </w:rPr>
            </w:pPr>
            <w:ins w:id="1004" w:author="Ferdous, Md Sakib [C B E]" w:date="2023-08-22T19:28:00Z">
              <w:r w:rsidRPr="00F27CAE">
                <w:t>8.0</w:t>
              </w:r>
            </w:ins>
          </w:p>
        </w:tc>
        <w:tc>
          <w:tcPr>
            <w:tcW w:w="1915" w:type="dxa"/>
          </w:tcPr>
          <w:p w14:paraId="5FA6E767" w14:textId="77777777" w:rsidR="00C4270B" w:rsidRPr="00F27CAE" w:rsidRDefault="00C4270B" w:rsidP="00AF7333">
            <w:pPr>
              <w:spacing w:after="200"/>
              <w:jc w:val="both"/>
              <w:rPr>
                <w:ins w:id="1005" w:author="Ferdous, Md Sakib [C B E]" w:date="2023-08-22T19:28:00Z"/>
              </w:rPr>
            </w:pPr>
            <w:ins w:id="1006" w:author="Ferdous, Md Sakib [C B E]" w:date="2023-08-22T19:28:00Z">
              <w:r w:rsidRPr="00F27CAE">
                <w:t>23.8</w:t>
              </w:r>
            </w:ins>
          </w:p>
        </w:tc>
        <w:tc>
          <w:tcPr>
            <w:tcW w:w="1916" w:type="dxa"/>
          </w:tcPr>
          <w:p w14:paraId="210840FF" w14:textId="77777777" w:rsidR="00C4270B" w:rsidRPr="00F27CAE" w:rsidRDefault="00C4270B" w:rsidP="00AF7333">
            <w:pPr>
              <w:spacing w:after="200"/>
              <w:jc w:val="both"/>
              <w:rPr>
                <w:ins w:id="1007" w:author="Ferdous, Md Sakib [C B E]" w:date="2023-08-22T19:28:00Z"/>
              </w:rPr>
            </w:pPr>
            <w:ins w:id="1008" w:author="Ferdous, Md Sakib [C B E]" w:date="2023-08-22T19:28:00Z">
              <w:r w:rsidRPr="00F27CAE">
                <w:t>0.78</w:t>
              </w:r>
            </w:ins>
          </w:p>
        </w:tc>
      </w:tr>
      <w:tr w:rsidR="00C4270B" w:rsidRPr="00F27CAE" w14:paraId="2325A9C0" w14:textId="77777777" w:rsidTr="00AF7333">
        <w:trPr>
          <w:ins w:id="1009" w:author="Ferdous, Md Sakib [C B E]" w:date="2023-08-22T19:28:00Z"/>
        </w:trPr>
        <w:tc>
          <w:tcPr>
            <w:tcW w:w="1915" w:type="dxa"/>
          </w:tcPr>
          <w:p w14:paraId="55DAA01B" w14:textId="77777777" w:rsidR="00C4270B" w:rsidRPr="00F27CAE" w:rsidRDefault="00C4270B" w:rsidP="00AF7333">
            <w:pPr>
              <w:spacing w:after="200"/>
              <w:jc w:val="both"/>
              <w:rPr>
                <w:ins w:id="1010" w:author="Ferdous, Md Sakib [C B E]" w:date="2023-08-22T19:28:00Z"/>
              </w:rPr>
            </w:pPr>
            <w:ins w:id="1011" w:author="Ferdous, Md Sakib [C B E]" w:date="2023-08-22T19:28:00Z">
              <w:r w:rsidRPr="00F27CAE">
                <w:t>4 cohorts no seed delay</w:t>
              </w:r>
            </w:ins>
          </w:p>
        </w:tc>
        <w:tc>
          <w:tcPr>
            <w:tcW w:w="1915" w:type="dxa"/>
          </w:tcPr>
          <w:p w14:paraId="3F3D135C" w14:textId="77777777" w:rsidR="00C4270B" w:rsidRPr="00F27CAE" w:rsidRDefault="00C4270B" w:rsidP="00AF7333">
            <w:pPr>
              <w:spacing w:after="200"/>
              <w:jc w:val="both"/>
              <w:rPr>
                <w:ins w:id="1012" w:author="Ferdous, Md Sakib [C B E]" w:date="2023-08-22T19:28:00Z"/>
              </w:rPr>
            </w:pPr>
            <w:ins w:id="1013" w:author="Ferdous, Md Sakib [C B E]" w:date="2023-08-22T19:28:00Z">
              <w:r w:rsidRPr="00F27CAE">
                <w:t>1.5</w:t>
              </w:r>
            </w:ins>
          </w:p>
        </w:tc>
        <w:tc>
          <w:tcPr>
            <w:tcW w:w="1915" w:type="dxa"/>
          </w:tcPr>
          <w:p w14:paraId="251C8B50" w14:textId="77777777" w:rsidR="00C4270B" w:rsidRPr="00F27CAE" w:rsidRDefault="00C4270B" w:rsidP="00AF7333">
            <w:pPr>
              <w:spacing w:after="200"/>
              <w:jc w:val="both"/>
              <w:rPr>
                <w:ins w:id="1014" w:author="Ferdous, Md Sakib [C B E]" w:date="2023-08-22T19:28:00Z"/>
              </w:rPr>
            </w:pPr>
            <w:ins w:id="1015" w:author="Ferdous, Md Sakib [C B E]" w:date="2023-08-22T19:28:00Z">
              <w:r w:rsidRPr="00F27CAE">
                <w:t>1.9</w:t>
              </w:r>
            </w:ins>
          </w:p>
        </w:tc>
        <w:tc>
          <w:tcPr>
            <w:tcW w:w="1915" w:type="dxa"/>
          </w:tcPr>
          <w:p w14:paraId="53193C33" w14:textId="77777777" w:rsidR="00C4270B" w:rsidRPr="00F27CAE" w:rsidRDefault="00C4270B" w:rsidP="00AF7333">
            <w:pPr>
              <w:spacing w:after="200"/>
              <w:jc w:val="both"/>
              <w:rPr>
                <w:ins w:id="1016" w:author="Ferdous, Md Sakib [C B E]" w:date="2023-08-22T19:28:00Z"/>
              </w:rPr>
            </w:pPr>
            <w:ins w:id="1017" w:author="Ferdous, Md Sakib [C B E]" w:date="2023-08-22T19:28:00Z">
              <w:r w:rsidRPr="00F27CAE">
                <w:t>10</w:t>
              </w:r>
            </w:ins>
          </w:p>
        </w:tc>
        <w:tc>
          <w:tcPr>
            <w:tcW w:w="1916" w:type="dxa"/>
          </w:tcPr>
          <w:p w14:paraId="0A275CF4" w14:textId="77777777" w:rsidR="00C4270B" w:rsidRPr="00F27CAE" w:rsidRDefault="00C4270B" w:rsidP="00AF7333">
            <w:pPr>
              <w:spacing w:after="200"/>
              <w:jc w:val="both"/>
              <w:rPr>
                <w:ins w:id="1018" w:author="Ferdous, Md Sakib [C B E]" w:date="2023-08-22T19:28:00Z"/>
              </w:rPr>
            </w:pPr>
            <w:ins w:id="1019" w:author="Ferdous, Md Sakib [C B E]" w:date="2023-08-22T19:28:00Z">
              <w:r w:rsidRPr="00F27CAE">
                <w:t>0.94</w:t>
              </w:r>
            </w:ins>
          </w:p>
        </w:tc>
      </w:tr>
    </w:tbl>
    <w:p w14:paraId="76EDEB8F" w14:textId="77777777" w:rsidR="00C4270B" w:rsidRPr="00F27CAE" w:rsidRDefault="00C4270B" w:rsidP="00C4270B">
      <w:pPr>
        <w:jc w:val="both"/>
        <w:rPr>
          <w:ins w:id="1020" w:author="Ferdous, Md Sakib [C B E]" w:date="2023-08-22T19:28:00Z"/>
        </w:rPr>
      </w:pPr>
    </w:p>
    <w:tbl>
      <w:tblPr>
        <w:tblStyle w:val="TableGrid"/>
        <w:tblW w:w="9469" w:type="dxa"/>
        <w:tblLook w:val="04A0" w:firstRow="1" w:lastRow="0" w:firstColumn="1" w:lastColumn="0" w:noHBand="0" w:noVBand="1"/>
        <w:tblPrChange w:id="1021" w:author="Ferdous, Md Sakib [C B E]" w:date="2023-08-22T21:07:00Z">
          <w:tblPr>
            <w:tblStyle w:val="TableGrid"/>
            <w:tblW w:w="0" w:type="auto"/>
            <w:tblLook w:val="04A0" w:firstRow="1" w:lastRow="0" w:firstColumn="1" w:lastColumn="0" w:noHBand="0" w:noVBand="1"/>
          </w:tblPr>
        </w:tblPrChange>
      </w:tblPr>
      <w:tblGrid>
        <w:gridCol w:w="4841"/>
        <w:gridCol w:w="4628"/>
        <w:tblGridChange w:id="1022">
          <w:tblGrid>
            <w:gridCol w:w="4780"/>
            <w:gridCol w:w="4570"/>
          </w:tblGrid>
        </w:tblGridChange>
      </w:tblGrid>
      <w:tr w:rsidR="009A4F37" w:rsidRPr="00F27CAE" w14:paraId="5D05D1E1" w14:textId="77777777" w:rsidTr="009A4F37">
        <w:trPr>
          <w:trHeight w:val="3820"/>
          <w:ins w:id="1023" w:author="Ferdous, Md Sakib [C B E]" w:date="2023-08-22T19:28:00Z"/>
        </w:trPr>
        <w:tc>
          <w:tcPr>
            <w:tcW w:w="4841" w:type="dxa"/>
            <w:vAlign w:val="bottom"/>
            <w:tcPrChange w:id="1024" w:author="Ferdous, Md Sakib [C B E]" w:date="2023-08-22T21:07:00Z">
              <w:tcPr>
                <w:tcW w:w="4788" w:type="dxa"/>
              </w:tcPr>
            </w:tcPrChange>
          </w:tcPr>
          <w:p w14:paraId="2072D1B9" w14:textId="1656335F" w:rsidR="00C4270B" w:rsidRPr="00F27CAE" w:rsidRDefault="009A4F37">
            <w:pPr>
              <w:spacing w:after="200"/>
              <w:jc w:val="center"/>
              <w:rPr>
                <w:ins w:id="1025" w:author="Ferdous, Md Sakib [C B E]" w:date="2023-08-22T19:28:00Z"/>
              </w:rPr>
              <w:pPrChange w:id="1026" w:author="Ferdous, Md Sakib [C B E]" w:date="2023-08-22T21:07:00Z">
                <w:pPr>
                  <w:spacing w:after="200"/>
                  <w:jc w:val="both"/>
                </w:pPr>
              </w:pPrChange>
            </w:pPr>
            <w:ins w:id="1027" w:author="Ferdous, Md Sakib [C B E]" w:date="2023-08-22T21:06:00Z">
              <w:r w:rsidRPr="009A4F37">
                <w:rPr>
                  <w:noProof/>
                </w:rPr>
                <w:lastRenderedPageBreak/>
                <w:drawing>
                  <wp:inline distT="0" distB="0" distL="0" distR="0" wp14:anchorId="65E2224C" wp14:editId="3FA3FF94">
                    <wp:extent cx="2790825" cy="1696463"/>
                    <wp:effectExtent l="0" t="0" r="0" b="0"/>
                    <wp:docPr id="1435767045" name="Picture 1435767045">
                      <a:extLst xmlns:a="http://schemas.openxmlformats.org/drawingml/2006/main">
                        <a:ext uri="{FF2B5EF4-FFF2-40B4-BE49-F238E27FC236}">
                          <a16:creationId xmlns:a16="http://schemas.microsoft.com/office/drawing/2014/main" id="{41CDB248-0234-4B97-2E66-26EE0233C3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1CDB248-0234-4B97-2E66-26EE0233C368}"/>
                                </a:ext>
                              </a:extLst>
                            </pic:cNvPr>
                            <pic:cNvPicPr>
                              <a:picLocks noChangeAspect="1"/>
                            </pic:cNvPicPr>
                          </pic:nvPicPr>
                          <pic:blipFill>
                            <a:blip r:embed="rId28"/>
                            <a:stretch>
                              <a:fillRect/>
                            </a:stretch>
                          </pic:blipFill>
                          <pic:spPr>
                            <a:xfrm>
                              <a:off x="0" y="0"/>
                              <a:ext cx="2805695" cy="1705502"/>
                            </a:xfrm>
                            <a:prstGeom prst="rect">
                              <a:avLst/>
                            </a:prstGeom>
                          </pic:spPr>
                        </pic:pic>
                      </a:graphicData>
                    </a:graphic>
                  </wp:inline>
                </w:drawing>
              </w:r>
            </w:ins>
          </w:p>
          <w:p w14:paraId="6FE47AF3" w14:textId="77777777" w:rsidR="00C4270B" w:rsidRPr="00F27CAE" w:rsidRDefault="00C4270B">
            <w:pPr>
              <w:spacing w:after="200"/>
              <w:jc w:val="center"/>
              <w:rPr>
                <w:ins w:id="1028" w:author="Ferdous, Md Sakib [C B E]" w:date="2023-08-22T19:28:00Z"/>
                <w:b/>
                <w:bCs/>
              </w:rPr>
              <w:pPrChange w:id="1029" w:author="Ferdous, Md Sakib [C B E]" w:date="2023-08-22T21:07:00Z">
                <w:pPr>
                  <w:spacing w:after="200"/>
                  <w:jc w:val="both"/>
                </w:pPr>
              </w:pPrChange>
            </w:pPr>
          </w:p>
        </w:tc>
        <w:tc>
          <w:tcPr>
            <w:tcW w:w="4628" w:type="dxa"/>
            <w:tcPrChange w:id="1030" w:author="Ferdous, Md Sakib [C B E]" w:date="2023-08-22T21:07:00Z">
              <w:tcPr>
                <w:tcW w:w="4788" w:type="dxa"/>
              </w:tcPr>
            </w:tcPrChange>
          </w:tcPr>
          <w:p w14:paraId="2B4DA6D4" w14:textId="3068FAEF" w:rsidR="00C4270B" w:rsidRPr="00F27CAE" w:rsidRDefault="009A4F37" w:rsidP="00AF7333">
            <w:pPr>
              <w:spacing w:after="200"/>
              <w:jc w:val="both"/>
              <w:rPr>
                <w:ins w:id="1031" w:author="Ferdous, Md Sakib [C B E]" w:date="2023-08-22T19:28:00Z"/>
              </w:rPr>
            </w:pPr>
            <w:ins w:id="1032" w:author="Ferdous, Md Sakib [C B E]" w:date="2023-08-22T21:07:00Z">
              <w:r w:rsidRPr="009A4F37">
                <w:rPr>
                  <w:noProof/>
                </w:rPr>
                <w:drawing>
                  <wp:inline distT="0" distB="0" distL="0" distR="0" wp14:anchorId="466F679C" wp14:editId="26EFE6CE">
                    <wp:extent cx="2762250" cy="2430946"/>
                    <wp:effectExtent l="0" t="0" r="0" b="0"/>
                    <wp:docPr id="1715860718" name="Picture 1715860718">
                      <a:extLst xmlns:a="http://schemas.openxmlformats.org/drawingml/2006/main">
                        <a:ext uri="{FF2B5EF4-FFF2-40B4-BE49-F238E27FC236}">
                          <a16:creationId xmlns:a16="http://schemas.microsoft.com/office/drawing/2014/main" id="{3F744076-9468-97ED-BA73-0AD8234818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F744076-9468-97ED-BA73-0AD823481824}"/>
                                </a:ext>
                              </a:extLst>
                            </pic:cNvPr>
                            <pic:cNvPicPr>
                              <a:picLocks noChangeAspect="1"/>
                            </pic:cNvPicPr>
                          </pic:nvPicPr>
                          <pic:blipFill>
                            <a:blip r:embed="rId29"/>
                            <a:stretch>
                              <a:fillRect/>
                            </a:stretch>
                          </pic:blipFill>
                          <pic:spPr>
                            <a:xfrm>
                              <a:off x="0" y="0"/>
                              <a:ext cx="2766988" cy="2435115"/>
                            </a:xfrm>
                            <a:prstGeom prst="rect">
                              <a:avLst/>
                            </a:prstGeom>
                          </pic:spPr>
                        </pic:pic>
                      </a:graphicData>
                    </a:graphic>
                  </wp:inline>
                </w:drawing>
              </w:r>
            </w:ins>
          </w:p>
        </w:tc>
      </w:tr>
      <w:tr w:rsidR="00C4270B" w:rsidRPr="00F27CAE" w14:paraId="2AB94B30" w14:textId="77777777" w:rsidTr="009A4F37">
        <w:trPr>
          <w:trHeight w:val="839"/>
          <w:ins w:id="1033" w:author="Ferdous, Md Sakib [C B E]" w:date="2023-08-22T19:28:00Z"/>
        </w:trPr>
        <w:tc>
          <w:tcPr>
            <w:tcW w:w="9469" w:type="dxa"/>
            <w:gridSpan w:val="2"/>
            <w:tcPrChange w:id="1034" w:author="Ferdous, Md Sakib [C B E]" w:date="2023-08-22T21:07:00Z">
              <w:tcPr>
                <w:tcW w:w="9576" w:type="dxa"/>
                <w:gridSpan w:val="2"/>
              </w:tcPr>
            </w:tcPrChange>
          </w:tcPr>
          <w:p w14:paraId="43518DCA" w14:textId="635BB2EB" w:rsidR="00C4270B" w:rsidRPr="00F27CAE" w:rsidRDefault="00C4270B" w:rsidP="00AF7333">
            <w:pPr>
              <w:spacing w:after="200"/>
              <w:jc w:val="both"/>
              <w:rPr>
                <w:ins w:id="1035" w:author="Ferdous, Md Sakib [C B E]" w:date="2023-08-22T19:28:00Z"/>
              </w:rPr>
            </w:pPr>
            <w:ins w:id="1036" w:author="Ferdous, Md Sakib [C B E]" w:date="2023-08-22T19:28:00Z">
              <w:r w:rsidRPr="00F27CAE">
                <w:t xml:space="preserve">Figure : A simulation with 4 cohorts illustrating the effect of seed delay. </w:t>
              </w:r>
            </w:ins>
            <w:ins w:id="1037" w:author="Ferdous, Md Sakib [C B E]" w:date="2023-08-22T20:49:00Z">
              <w:r w:rsidR="00433C18" w:rsidRPr="00F27CAE">
                <w:t>The winter</w:t>
              </w:r>
            </w:ins>
            <w:ins w:id="1038" w:author="Ferdous, Md Sakib [C B E]" w:date="2023-08-22T19:28:00Z">
              <w:r w:rsidRPr="00F27CAE">
                <w:t xml:space="preserve"> survival fraction has been set to 0. </w:t>
              </w:r>
            </w:ins>
          </w:p>
        </w:tc>
      </w:tr>
    </w:tbl>
    <w:p w14:paraId="21862AE2" w14:textId="77777777" w:rsidR="00C4270B" w:rsidRPr="00F27CAE" w:rsidRDefault="00C4270B" w:rsidP="00C4270B">
      <w:pPr>
        <w:jc w:val="both"/>
        <w:rPr>
          <w:ins w:id="1039" w:author="Ferdous, Md Sakib [C B E]" w:date="2023-08-22T19:28:00Z"/>
        </w:rPr>
      </w:pPr>
    </w:p>
    <w:p w14:paraId="31AA2AA0" w14:textId="77777777" w:rsidR="00C4270B" w:rsidRPr="00F27CAE" w:rsidRDefault="00C4270B" w:rsidP="00C4270B">
      <w:pPr>
        <w:rPr>
          <w:ins w:id="1040" w:author="Ferdous, Md Sakib [C B E]" w:date="2023-08-22T19:28:00Z"/>
        </w:rPr>
      </w:pPr>
    </w:p>
    <w:p w14:paraId="68321058" w14:textId="77777777" w:rsidR="00C4270B" w:rsidRPr="00F27CAE" w:rsidRDefault="00C4270B" w:rsidP="00C4270B">
      <w:pPr>
        <w:pStyle w:val="Heading2"/>
        <w:numPr>
          <w:ilvl w:val="1"/>
          <w:numId w:val="21"/>
        </w:numPr>
        <w:tabs>
          <w:tab w:val="num" w:pos="1440"/>
        </w:tabs>
        <w:rPr>
          <w:ins w:id="1041" w:author="Ferdous, Md Sakib [C B E]" w:date="2023-08-22T19:28:00Z"/>
        </w:rPr>
      </w:pPr>
      <w:bookmarkStart w:id="1042" w:name="_Toc433093428"/>
      <w:bookmarkStart w:id="1043" w:name="_Toc143668157"/>
      <w:commentRangeStart w:id="1044"/>
      <w:ins w:id="1045" w:author="Ferdous, Md Sakib [C B E]" w:date="2023-08-22T19:28:00Z">
        <w:r w:rsidRPr="00F27CAE">
          <w:t>Management strategies</w:t>
        </w:r>
      </w:ins>
      <w:bookmarkEnd w:id="1042"/>
      <w:bookmarkEnd w:id="1043"/>
      <w:commentRangeEnd w:id="1044"/>
      <w:ins w:id="1046" w:author="Ferdous, Md Sakib [C B E]" w:date="2023-08-25T00:17:00Z">
        <w:r w:rsidR="00C339C7">
          <w:rPr>
            <w:rStyle w:val="CommentReference"/>
            <w:b w:val="0"/>
            <w:bCs w:val="0"/>
          </w:rPr>
          <w:commentReference w:id="1044"/>
        </w:r>
      </w:ins>
    </w:p>
    <w:p w14:paraId="63A9E01A" w14:textId="3ACB6E95" w:rsidR="00C4270B" w:rsidRPr="00F27CAE" w:rsidRDefault="00C4270B" w:rsidP="00C4270B">
      <w:pPr>
        <w:rPr>
          <w:ins w:id="1047" w:author="Ferdous, Md Sakib [C B E]" w:date="2023-08-22T19:28:00Z"/>
        </w:rPr>
      </w:pPr>
      <w:ins w:id="1048" w:author="Ferdous, Md Sakib [C B E]" w:date="2023-08-22T19:28:00Z">
        <w:r w:rsidRPr="00F27CAE">
          <w:t>To examine the effect of various management practices, default settings will be used</w:t>
        </w:r>
        <w:r>
          <w:t xml:space="preserve">, Table </w:t>
        </w:r>
        <w:r w:rsidRPr="00F27CAE">
          <w:t xml:space="preserve">. </w:t>
        </w:r>
        <w:r>
          <w:t xml:space="preserve"> </w:t>
        </w:r>
        <w:r w:rsidRPr="00F27CAE">
          <w:t xml:space="preserve">The default initial seed density and resistant allele frequencies for each herbicide are </w:t>
        </w:r>
      </w:ins>
      <m:oMath>
        <m:r>
          <w:ins w:id="1049" w:author="Ferdous, Md Sakib [C B E]" w:date="2023-08-22T19:28:00Z">
            <w:rPr>
              <w:rFonts w:ascii="Cambria Math" w:hAnsi="Cambria Math"/>
            </w:rPr>
            <m:t>100 sd/</m:t>
          </w:ins>
        </m:r>
        <m:sSup>
          <m:sSupPr>
            <m:ctrlPr>
              <w:ins w:id="1050" w:author="Ferdous, Md Sakib [C B E]" w:date="2023-08-22T19:28:00Z">
                <w:rPr>
                  <w:rFonts w:ascii="Cambria Math" w:hAnsi="Cambria Math"/>
                  <w:i/>
                </w:rPr>
              </w:ins>
            </m:ctrlPr>
          </m:sSupPr>
          <m:e>
            <m:r>
              <w:ins w:id="1051" w:author="Ferdous, Md Sakib [C B E]" w:date="2023-08-22T19:28:00Z">
                <w:rPr>
                  <w:rFonts w:ascii="Cambria Math" w:hAnsi="Cambria Math"/>
                </w:rPr>
                <m:t>m</m:t>
              </w:ins>
            </m:r>
          </m:e>
          <m:sup>
            <m:r>
              <w:ins w:id="1052" w:author="Ferdous, Md Sakib [C B E]" w:date="2023-08-22T19:28:00Z">
                <w:rPr>
                  <w:rFonts w:ascii="Cambria Math" w:hAnsi="Cambria Math"/>
                </w:rPr>
                <m:t>2</m:t>
              </w:ins>
            </m:r>
          </m:sup>
        </m:sSup>
      </m:oMath>
      <w:ins w:id="1053" w:author="Ferdous, Md Sakib [C B E]" w:date="2023-08-22T19:28:00Z">
        <w:r>
          <w:t xml:space="preserve"> and</w:t>
        </w:r>
      </w:ins>
      <m:oMath>
        <m:sSup>
          <m:sSupPr>
            <m:ctrlPr>
              <w:ins w:id="1054" w:author="Ferdous, Md Sakib [C B E]" w:date="2023-08-22T19:28:00Z">
                <w:rPr>
                  <w:rFonts w:ascii="Cambria Math" w:hAnsi="Cambria Math"/>
                  <w:i/>
                </w:rPr>
              </w:ins>
            </m:ctrlPr>
          </m:sSupPr>
          <m:e>
            <m:r>
              <w:ins w:id="1055" w:author="Ferdous, Md Sakib [C B E]" w:date="2023-08-22T19:28:00Z">
                <w:rPr>
                  <w:rFonts w:ascii="Cambria Math" w:hAnsi="Cambria Math"/>
                </w:rPr>
                <m:t xml:space="preserve"> 10</m:t>
              </w:ins>
            </m:r>
          </m:e>
          <m:sup>
            <m:r>
              <w:ins w:id="1056" w:author="Ferdous, Md Sakib [C B E]" w:date="2023-08-22T19:28:00Z">
                <w:rPr>
                  <w:rFonts w:ascii="Cambria Math" w:hAnsi="Cambria Math"/>
                </w:rPr>
                <m:t>-8</m:t>
              </w:ins>
            </m:r>
          </m:sup>
        </m:sSup>
      </m:oMath>
      <w:ins w:id="1057" w:author="Ferdous, Md Sakib [C B E]" w:date="2023-08-22T19:28:00Z">
        <w:r w:rsidRPr="00F27CAE">
          <w:t xml:space="preserve">. These default values are set to both the upper and lower seed banks. </w:t>
        </w:r>
        <w:r>
          <w:t xml:space="preserve">Simulations for cultivation, hand weeding, and </w:t>
        </w:r>
      </w:ins>
      <w:ins w:id="1058" w:author="Ferdous, Md Sakib [C B E]" w:date="2023-08-23T07:16:00Z">
        <w:r w:rsidR="00A40ADD">
          <w:t>covering</w:t>
        </w:r>
      </w:ins>
      <w:ins w:id="1059" w:author="Ferdous, Md Sakib [C B E]" w:date="2023-08-22T19:28:00Z">
        <w:r>
          <w:t xml:space="preserve"> crops are carried out for OFF every year, ON and OFF in alternating years, and ON in all years.</w:t>
        </w:r>
      </w:ins>
    </w:p>
    <w:p w14:paraId="07072103" w14:textId="62322AE4" w:rsidR="00C4270B" w:rsidRPr="00710B65" w:rsidRDefault="00C4270B" w:rsidP="00C4270B">
      <w:pPr>
        <w:pStyle w:val="Caption"/>
        <w:keepNext/>
        <w:rPr>
          <w:ins w:id="1060" w:author="Ferdous, Md Sakib [C B E]" w:date="2023-08-22T19:28:00Z"/>
          <w:b w:val="0"/>
          <w:color w:val="auto"/>
          <w:sz w:val="22"/>
          <w:szCs w:val="22"/>
        </w:rPr>
      </w:pPr>
      <w:ins w:id="1061" w:author="Ferdous, Md Sakib [C B E]" w:date="2023-08-22T19:28:00Z">
        <w:r w:rsidRPr="00710B65">
          <w:rPr>
            <w:b w:val="0"/>
            <w:color w:val="auto"/>
            <w:sz w:val="22"/>
            <w:szCs w:val="22"/>
          </w:rPr>
          <w:t>Table : Default weed management configuration</w:t>
        </w:r>
      </w:ins>
    </w:p>
    <w:tbl>
      <w:tblPr>
        <w:tblStyle w:val="TableGrid"/>
        <w:tblW w:w="0" w:type="auto"/>
        <w:jc w:val="center"/>
        <w:tblLook w:val="04A0" w:firstRow="1" w:lastRow="0" w:firstColumn="1" w:lastColumn="0" w:noHBand="0" w:noVBand="1"/>
        <w:tblPrChange w:id="1062" w:author="Ferdous, Md Sakib [C B E]" w:date="2023-08-23T07:40:00Z">
          <w:tblPr>
            <w:tblStyle w:val="TableGrid"/>
            <w:tblW w:w="0" w:type="auto"/>
            <w:jc w:val="center"/>
            <w:tblLook w:val="04A0" w:firstRow="1" w:lastRow="0" w:firstColumn="1" w:lastColumn="0" w:noHBand="0" w:noVBand="1"/>
          </w:tblPr>
        </w:tblPrChange>
      </w:tblPr>
      <w:tblGrid>
        <w:gridCol w:w="1772"/>
        <w:gridCol w:w="990"/>
        <w:gridCol w:w="4419"/>
        <w:tblGridChange w:id="1063">
          <w:tblGrid>
            <w:gridCol w:w="1688"/>
            <w:gridCol w:w="944"/>
            <w:gridCol w:w="4208"/>
          </w:tblGrid>
        </w:tblGridChange>
      </w:tblGrid>
      <w:tr w:rsidR="00C4270B" w:rsidRPr="00F27CAE" w14:paraId="38CE91C8" w14:textId="77777777" w:rsidTr="002C0F3E">
        <w:trPr>
          <w:trHeight w:val="441"/>
          <w:jc w:val="center"/>
          <w:ins w:id="1064" w:author="Ferdous, Md Sakib [C B E]" w:date="2023-08-22T19:28:00Z"/>
          <w:trPrChange w:id="1065" w:author="Ferdous, Md Sakib [C B E]" w:date="2023-08-23T07:40:00Z">
            <w:trPr>
              <w:jc w:val="center"/>
            </w:trPr>
          </w:trPrChange>
        </w:trPr>
        <w:tc>
          <w:tcPr>
            <w:tcW w:w="1772" w:type="dxa"/>
            <w:vAlign w:val="center"/>
            <w:tcPrChange w:id="1066" w:author="Ferdous, Md Sakib [C B E]" w:date="2023-08-23T07:40:00Z">
              <w:tcPr>
                <w:tcW w:w="1688" w:type="dxa"/>
                <w:vAlign w:val="center"/>
              </w:tcPr>
            </w:tcPrChange>
          </w:tcPr>
          <w:p w14:paraId="378A2238" w14:textId="77777777" w:rsidR="00C4270B" w:rsidRPr="00F27CAE" w:rsidRDefault="00C4270B" w:rsidP="00AF7333">
            <w:pPr>
              <w:jc w:val="center"/>
              <w:rPr>
                <w:ins w:id="1067" w:author="Ferdous, Md Sakib [C B E]" w:date="2023-08-22T19:28:00Z"/>
                <w:b/>
              </w:rPr>
            </w:pPr>
            <w:ins w:id="1068" w:author="Ferdous, Md Sakib [C B E]" w:date="2023-08-22T19:28:00Z">
              <w:r w:rsidRPr="00F27CAE">
                <w:rPr>
                  <w:b/>
                </w:rPr>
                <w:t>Practice</w:t>
              </w:r>
            </w:ins>
          </w:p>
        </w:tc>
        <w:tc>
          <w:tcPr>
            <w:tcW w:w="990" w:type="dxa"/>
            <w:vAlign w:val="center"/>
            <w:tcPrChange w:id="1069" w:author="Ferdous, Md Sakib [C B E]" w:date="2023-08-23T07:40:00Z">
              <w:tcPr>
                <w:tcW w:w="944" w:type="dxa"/>
                <w:vAlign w:val="center"/>
              </w:tcPr>
            </w:tcPrChange>
          </w:tcPr>
          <w:p w14:paraId="494F85AD" w14:textId="77777777" w:rsidR="00C4270B" w:rsidRPr="00F27CAE" w:rsidRDefault="00C4270B" w:rsidP="00AF7333">
            <w:pPr>
              <w:jc w:val="center"/>
              <w:rPr>
                <w:ins w:id="1070" w:author="Ferdous, Md Sakib [C B E]" w:date="2023-08-22T19:28:00Z"/>
                <w:b/>
              </w:rPr>
            </w:pPr>
            <w:ins w:id="1071" w:author="Ferdous, Md Sakib [C B E]" w:date="2023-08-22T19:28:00Z">
              <w:r w:rsidRPr="00F27CAE">
                <w:rPr>
                  <w:b/>
                </w:rPr>
                <w:t>Usage</w:t>
              </w:r>
            </w:ins>
          </w:p>
        </w:tc>
        <w:tc>
          <w:tcPr>
            <w:tcW w:w="4419" w:type="dxa"/>
            <w:vAlign w:val="center"/>
            <w:tcPrChange w:id="1072" w:author="Ferdous, Md Sakib [C B E]" w:date="2023-08-23T07:40:00Z">
              <w:tcPr>
                <w:tcW w:w="4208" w:type="dxa"/>
                <w:vAlign w:val="center"/>
              </w:tcPr>
            </w:tcPrChange>
          </w:tcPr>
          <w:p w14:paraId="0AC814B1" w14:textId="77777777" w:rsidR="00C4270B" w:rsidRPr="00F27CAE" w:rsidRDefault="00C4270B" w:rsidP="00AF7333">
            <w:pPr>
              <w:jc w:val="center"/>
              <w:rPr>
                <w:ins w:id="1073" w:author="Ferdous, Md Sakib [C B E]" w:date="2023-08-22T19:28:00Z"/>
                <w:b/>
              </w:rPr>
            </w:pPr>
            <w:ins w:id="1074" w:author="Ferdous, Md Sakib [C B E]" w:date="2023-08-22T19:28:00Z">
              <w:r w:rsidRPr="00F27CAE">
                <w:rPr>
                  <w:b/>
                </w:rPr>
                <w:t>Parameters</w:t>
              </w:r>
            </w:ins>
          </w:p>
        </w:tc>
      </w:tr>
      <w:tr w:rsidR="00C4270B" w:rsidRPr="00F27CAE" w14:paraId="43A4AEAF" w14:textId="77777777" w:rsidTr="002C0F3E">
        <w:trPr>
          <w:trHeight w:val="785"/>
          <w:jc w:val="center"/>
          <w:ins w:id="1075" w:author="Ferdous, Md Sakib [C B E]" w:date="2023-08-22T19:28:00Z"/>
          <w:trPrChange w:id="1076" w:author="Ferdous, Md Sakib [C B E]" w:date="2023-08-23T07:40:00Z">
            <w:trPr>
              <w:jc w:val="center"/>
            </w:trPr>
          </w:trPrChange>
        </w:trPr>
        <w:tc>
          <w:tcPr>
            <w:tcW w:w="1772" w:type="dxa"/>
            <w:vAlign w:val="center"/>
            <w:tcPrChange w:id="1077" w:author="Ferdous, Md Sakib [C B E]" w:date="2023-08-23T07:40:00Z">
              <w:tcPr>
                <w:tcW w:w="1688" w:type="dxa"/>
                <w:vAlign w:val="center"/>
              </w:tcPr>
            </w:tcPrChange>
          </w:tcPr>
          <w:p w14:paraId="67BB8A6F" w14:textId="77777777" w:rsidR="00C4270B" w:rsidRPr="00F27CAE" w:rsidRDefault="00C4270B" w:rsidP="00AF7333">
            <w:pPr>
              <w:jc w:val="center"/>
              <w:rPr>
                <w:ins w:id="1078" w:author="Ferdous, Md Sakib [C B E]" w:date="2023-08-22T19:28:00Z"/>
              </w:rPr>
            </w:pPr>
            <w:ins w:id="1079" w:author="Ferdous, Md Sakib [C B E]" w:date="2023-08-22T19:28:00Z">
              <w:r w:rsidRPr="00F27CAE">
                <w:t>Cultivation</w:t>
              </w:r>
            </w:ins>
          </w:p>
        </w:tc>
        <w:tc>
          <w:tcPr>
            <w:tcW w:w="990" w:type="dxa"/>
            <w:vAlign w:val="center"/>
            <w:tcPrChange w:id="1080" w:author="Ferdous, Md Sakib [C B E]" w:date="2023-08-23T07:40:00Z">
              <w:tcPr>
                <w:tcW w:w="944" w:type="dxa"/>
                <w:vAlign w:val="center"/>
              </w:tcPr>
            </w:tcPrChange>
          </w:tcPr>
          <w:p w14:paraId="20BAA9EE" w14:textId="77777777" w:rsidR="00C4270B" w:rsidRPr="00F27CAE" w:rsidRDefault="00C4270B" w:rsidP="00AF7333">
            <w:pPr>
              <w:jc w:val="center"/>
              <w:rPr>
                <w:ins w:id="1081" w:author="Ferdous, Md Sakib [C B E]" w:date="2023-08-22T19:28:00Z"/>
              </w:rPr>
            </w:pPr>
            <w:ins w:id="1082" w:author="Ferdous, Md Sakib [C B E]" w:date="2023-08-22T19:28:00Z">
              <w:r w:rsidRPr="00F27CAE">
                <w:t>OFF</w:t>
              </w:r>
            </w:ins>
          </w:p>
        </w:tc>
        <w:tc>
          <w:tcPr>
            <w:tcW w:w="4419" w:type="dxa"/>
            <w:vAlign w:val="center"/>
            <w:tcPrChange w:id="1083" w:author="Ferdous, Md Sakib [C B E]" w:date="2023-08-23T07:40:00Z">
              <w:tcPr>
                <w:tcW w:w="4208" w:type="dxa"/>
                <w:vAlign w:val="center"/>
              </w:tcPr>
            </w:tcPrChange>
          </w:tcPr>
          <w:p w14:paraId="3415CEA0" w14:textId="77777777" w:rsidR="00C4270B" w:rsidRPr="00F27CAE" w:rsidRDefault="00000000" w:rsidP="00AF7333">
            <w:pPr>
              <w:jc w:val="center"/>
              <w:rPr>
                <w:ins w:id="1084" w:author="Ferdous, Md Sakib [C B E]" w:date="2023-08-22T19:28:00Z"/>
              </w:rPr>
            </w:pPr>
            <m:oMathPara>
              <m:oMath>
                <m:sSub>
                  <m:sSubPr>
                    <m:ctrlPr>
                      <w:ins w:id="1085" w:author="Ferdous, Md Sakib [C B E]" w:date="2023-08-22T19:28:00Z">
                        <w:rPr>
                          <w:rFonts w:ascii="Cambria Math" w:hAnsi="Cambria Math"/>
                          <w:i/>
                        </w:rPr>
                      </w:ins>
                    </m:ctrlPr>
                  </m:sSubPr>
                  <m:e>
                    <m:r>
                      <w:ins w:id="1086" w:author="Ferdous, Md Sakib [C B E]" w:date="2023-08-22T19:28:00Z">
                        <w:rPr>
                          <w:rFonts w:ascii="Cambria Math" w:hAnsi="Cambria Math"/>
                        </w:rPr>
                        <m:t>f</m:t>
                      </w:ins>
                    </m:r>
                  </m:e>
                  <m:sub>
                    <m:r>
                      <w:ins w:id="1087" w:author="Ferdous, Md Sakib [C B E]" w:date="2023-08-22T19:28:00Z">
                        <w:rPr>
                          <w:rFonts w:ascii="Cambria Math" w:hAnsi="Cambria Math"/>
                        </w:rPr>
                        <m:t>survival</m:t>
                      </w:ins>
                    </m:r>
                  </m:sub>
                </m:sSub>
                <m:r>
                  <w:ins w:id="1088" w:author="Ferdous, Md Sakib [C B E]" w:date="2023-08-22T19:28:00Z">
                    <w:rPr>
                      <w:rFonts w:ascii="Cambria Math" w:hAnsi="Cambria Math"/>
                    </w:rPr>
                    <m:t>=</m:t>
                  </w:ins>
                </m:r>
                <m:d>
                  <m:dPr>
                    <m:begChr m:val="{"/>
                    <m:endChr m:val=""/>
                    <m:ctrlPr>
                      <w:ins w:id="1089" w:author="Ferdous, Md Sakib [C B E]" w:date="2023-08-22T19:28:00Z">
                        <w:rPr>
                          <w:rFonts w:ascii="Cambria Math" w:hAnsi="Cambria Math"/>
                          <w:i/>
                        </w:rPr>
                      </w:ins>
                    </m:ctrlPr>
                  </m:dPr>
                  <m:e>
                    <m:m>
                      <m:mPr>
                        <m:mcs>
                          <m:mc>
                            <m:mcPr>
                              <m:count m:val="1"/>
                              <m:mcJc m:val="center"/>
                            </m:mcPr>
                          </m:mc>
                        </m:mcs>
                        <m:ctrlPr>
                          <w:ins w:id="1090" w:author="Ferdous, Md Sakib [C B E]" w:date="2023-08-22T19:28:00Z">
                            <w:rPr>
                              <w:rFonts w:ascii="Cambria Math" w:hAnsi="Cambria Math"/>
                              <w:i/>
                            </w:rPr>
                          </w:ins>
                        </m:ctrlPr>
                      </m:mPr>
                      <m:mr>
                        <m:e>
                          <m:r>
                            <w:ins w:id="1091" w:author="Ferdous, Md Sakib [C B E]" w:date="2023-08-22T19:28:00Z">
                              <w:rPr>
                                <w:rFonts w:ascii="Cambria Math" w:hAnsi="Cambria Math"/>
                              </w:rPr>
                              <m:t>1 OFF</m:t>
                            </w:ins>
                          </m:r>
                        </m:e>
                      </m:mr>
                      <m:mr>
                        <m:e>
                          <m:r>
                            <w:ins w:id="1092" w:author="Ferdous, Md Sakib [C B E]" w:date="2023-08-22T19:28:00Z">
                              <w:rPr>
                                <w:rFonts w:ascii="Cambria Math" w:hAnsi="Cambria Math"/>
                              </w:rPr>
                              <m:t>0.050 ON</m:t>
                            </w:ins>
                          </m:r>
                        </m:e>
                      </m:mr>
                    </m:m>
                  </m:e>
                </m:d>
              </m:oMath>
            </m:oMathPara>
          </w:p>
        </w:tc>
      </w:tr>
      <w:tr w:rsidR="00C4270B" w:rsidRPr="00F27CAE" w14:paraId="1E1A7299" w14:textId="77777777" w:rsidTr="002C0F3E">
        <w:trPr>
          <w:trHeight w:val="760"/>
          <w:jc w:val="center"/>
          <w:ins w:id="1093" w:author="Ferdous, Md Sakib [C B E]" w:date="2023-08-22T19:28:00Z"/>
          <w:trPrChange w:id="1094" w:author="Ferdous, Md Sakib [C B E]" w:date="2023-08-23T07:40:00Z">
            <w:trPr>
              <w:jc w:val="center"/>
            </w:trPr>
          </w:trPrChange>
        </w:trPr>
        <w:tc>
          <w:tcPr>
            <w:tcW w:w="1772" w:type="dxa"/>
            <w:vAlign w:val="center"/>
            <w:tcPrChange w:id="1095" w:author="Ferdous, Md Sakib [C B E]" w:date="2023-08-23T07:40:00Z">
              <w:tcPr>
                <w:tcW w:w="1688" w:type="dxa"/>
                <w:vAlign w:val="center"/>
              </w:tcPr>
            </w:tcPrChange>
          </w:tcPr>
          <w:p w14:paraId="1FCE5242" w14:textId="77777777" w:rsidR="00C4270B" w:rsidRPr="00F27CAE" w:rsidRDefault="00C4270B" w:rsidP="00AF7333">
            <w:pPr>
              <w:jc w:val="center"/>
              <w:rPr>
                <w:ins w:id="1096" w:author="Ferdous, Md Sakib [C B E]" w:date="2023-08-22T19:28:00Z"/>
              </w:rPr>
            </w:pPr>
            <w:ins w:id="1097" w:author="Ferdous, Md Sakib [C B E]" w:date="2023-08-22T19:28:00Z">
              <w:r w:rsidRPr="00F27CAE">
                <w:t>Hand weeding</w:t>
              </w:r>
            </w:ins>
          </w:p>
        </w:tc>
        <w:tc>
          <w:tcPr>
            <w:tcW w:w="990" w:type="dxa"/>
            <w:vAlign w:val="center"/>
            <w:tcPrChange w:id="1098" w:author="Ferdous, Md Sakib [C B E]" w:date="2023-08-23T07:40:00Z">
              <w:tcPr>
                <w:tcW w:w="944" w:type="dxa"/>
                <w:vAlign w:val="center"/>
              </w:tcPr>
            </w:tcPrChange>
          </w:tcPr>
          <w:p w14:paraId="493669EB" w14:textId="77777777" w:rsidR="00C4270B" w:rsidRPr="00F27CAE" w:rsidRDefault="00C4270B" w:rsidP="00AF7333">
            <w:pPr>
              <w:jc w:val="center"/>
              <w:rPr>
                <w:ins w:id="1099" w:author="Ferdous, Md Sakib [C B E]" w:date="2023-08-22T19:28:00Z"/>
              </w:rPr>
            </w:pPr>
            <w:ins w:id="1100" w:author="Ferdous, Md Sakib [C B E]" w:date="2023-08-22T19:28:00Z">
              <w:r w:rsidRPr="00F27CAE">
                <w:t>OFF</w:t>
              </w:r>
            </w:ins>
          </w:p>
        </w:tc>
        <w:tc>
          <w:tcPr>
            <w:tcW w:w="4419" w:type="dxa"/>
            <w:vAlign w:val="center"/>
            <w:tcPrChange w:id="1101" w:author="Ferdous, Md Sakib [C B E]" w:date="2023-08-23T07:40:00Z">
              <w:tcPr>
                <w:tcW w:w="4208" w:type="dxa"/>
                <w:vAlign w:val="center"/>
              </w:tcPr>
            </w:tcPrChange>
          </w:tcPr>
          <w:p w14:paraId="478A4233" w14:textId="77777777" w:rsidR="00C4270B" w:rsidRPr="00F27CAE" w:rsidRDefault="00000000" w:rsidP="00AF7333">
            <w:pPr>
              <w:jc w:val="center"/>
              <w:rPr>
                <w:ins w:id="1102" w:author="Ferdous, Md Sakib [C B E]" w:date="2023-08-22T19:28:00Z"/>
              </w:rPr>
            </w:pPr>
            <m:oMathPara>
              <m:oMath>
                <m:sSub>
                  <m:sSubPr>
                    <m:ctrlPr>
                      <w:ins w:id="1103" w:author="Ferdous, Md Sakib [C B E]" w:date="2023-08-22T19:28:00Z">
                        <w:rPr>
                          <w:rFonts w:ascii="Cambria Math" w:hAnsi="Cambria Math"/>
                          <w:i/>
                        </w:rPr>
                      </w:ins>
                    </m:ctrlPr>
                  </m:sSubPr>
                  <m:e>
                    <m:r>
                      <w:ins w:id="1104" w:author="Ferdous, Md Sakib [C B E]" w:date="2023-08-22T19:28:00Z">
                        <w:rPr>
                          <w:rFonts w:ascii="Cambria Math" w:hAnsi="Cambria Math"/>
                        </w:rPr>
                        <m:t>f</m:t>
                      </w:ins>
                    </m:r>
                  </m:e>
                  <m:sub>
                    <m:r>
                      <w:ins w:id="1105" w:author="Ferdous, Md Sakib [C B E]" w:date="2023-08-22T19:28:00Z">
                        <w:rPr>
                          <w:rFonts w:ascii="Cambria Math" w:hAnsi="Cambria Math"/>
                        </w:rPr>
                        <m:t>survival</m:t>
                      </w:ins>
                    </m:r>
                  </m:sub>
                </m:sSub>
                <m:r>
                  <w:ins w:id="1106" w:author="Ferdous, Md Sakib [C B E]" w:date="2023-08-22T19:28:00Z">
                    <w:rPr>
                      <w:rFonts w:ascii="Cambria Math" w:hAnsi="Cambria Math"/>
                    </w:rPr>
                    <m:t>=</m:t>
                  </w:ins>
                </m:r>
                <m:d>
                  <m:dPr>
                    <m:begChr m:val="{"/>
                    <m:endChr m:val=""/>
                    <m:ctrlPr>
                      <w:ins w:id="1107" w:author="Ferdous, Md Sakib [C B E]" w:date="2023-08-22T19:28:00Z">
                        <w:rPr>
                          <w:rFonts w:ascii="Cambria Math" w:hAnsi="Cambria Math"/>
                          <w:i/>
                        </w:rPr>
                      </w:ins>
                    </m:ctrlPr>
                  </m:dPr>
                  <m:e>
                    <m:m>
                      <m:mPr>
                        <m:mcs>
                          <m:mc>
                            <m:mcPr>
                              <m:count m:val="1"/>
                              <m:mcJc m:val="center"/>
                            </m:mcPr>
                          </m:mc>
                        </m:mcs>
                        <m:ctrlPr>
                          <w:ins w:id="1108" w:author="Ferdous, Md Sakib [C B E]" w:date="2023-08-22T19:28:00Z">
                            <w:rPr>
                              <w:rFonts w:ascii="Cambria Math" w:hAnsi="Cambria Math"/>
                              <w:i/>
                            </w:rPr>
                          </w:ins>
                        </m:ctrlPr>
                      </m:mPr>
                      <m:mr>
                        <m:e>
                          <m:r>
                            <w:ins w:id="1109" w:author="Ferdous, Md Sakib [C B E]" w:date="2023-08-22T19:28:00Z">
                              <w:rPr>
                                <w:rFonts w:ascii="Cambria Math" w:hAnsi="Cambria Math"/>
                              </w:rPr>
                              <m:t>1 OFF</m:t>
                            </w:ins>
                          </m:r>
                        </m:e>
                      </m:mr>
                      <m:mr>
                        <m:e>
                          <m:r>
                            <w:ins w:id="1110" w:author="Ferdous, Md Sakib [C B E]" w:date="2023-08-22T19:28:00Z">
                              <w:rPr>
                                <w:rFonts w:ascii="Cambria Math" w:hAnsi="Cambria Math"/>
                              </w:rPr>
                              <m:t>0.050 ON</m:t>
                            </w:ins>
                          </m:r>
                        </m:e>
                      </m:mr>
                    </m:m>
                  </m:e>
                </m:d>
              </m:oMath>
            </m:oMathPara>
          </w:p>
        </w:tc>
      </w:tr>
      <w:tr w:rsidR="00C4270B" w:rsidRPr="00F27CAE" w14:paraId="66BD9E1A" w14:textId="77777777" w:rsidTr="002C0F3E">
        <w:trPr>
          <w:trHeight w:val="785"/>
          <w:jc w:val="center"/>
          <w:ins w:id="1111" w:author="Ferdous, Md Sakib [C B E]" w:date="2023-08-22T19:28:00Z"/>
          <w:trPrChange w:id="1112" w:author="Ferdous, Md Sakib [C B E]" w:date="2023-08-23T07:40:00Z">
            <w:trPr>
              <w:jc w:val="center"/>
            </w:trPr>
          </w:trPrChange>
        </w:trPr>
        <w:tc>
          <w:tcPr>
            <w:tcW w:w="1772" w:type="dxa"/>
            <w:vAlign w:val="center"/>
            <w:tcPrChange w:id="1113" w:author="Ferdous, Md Sakib [C B E]" w:date="2023-08-23T07:40:00Z">
              <w:tcPr>
                <w:tcW w:w="1688" w:type="dxa"/>
                <w:vAlign w:val="center"/>
              </w:tcPr>
            </w:tcPrChange>
          </w:tcPr>
          <w:p w14:paraId="77AB29C6" w14:textId="77777777" w:rsidR="00C4270B" w:rsidRPr="00F27CAE" w:rsidRDefault="00C4270B" w:rsidP="00AF7333">
            <w:pPr>
              <w:jc w:val="center"/>
              <w:rPr>
                <w:ins w:id="1114" w:author="Ferdous, Md Sakib [C B E]" w:date="2023-08-22T19:28:00Z"/>
              </w:rPr>
            </w:pPr>
            <w:ins w:id="1115" w:author="Ferdous, Md Sakib [C B E]" w:date="2023-08-22T19:28:00Z">
              <w:r w:rsidRPr="00F27CAE">
                <w:t>Cover crop</w:t>
              </w:r>
            </w:ins>
          </w:p>
        </w:tc>
        <w:tc>
          <w:tcPr>
            <w:tcW w:w="990" w:type="dxa"/>
            <w:vAlign w:val="center"/>
            <w:tcPrChange w:id="1116" w:author="Ferdous, Md Sakib [C B E]" w:date="2023-08-23T07:40:00Z">
              <w:tcPr>
                <w:tcW w:w="944" w:type="dxa"/>
                <w:vAlign w:val="center"/>
              </w:tcPr>
            </w:tcPrChange>
          </w:tcPr>
          <w:p w14:paraId="7C6E9B18" w14:textId="77777777" w:rsidR="00C4270B" w:rsidRPr="00F27CAE" w:rsidRDefault="00C4270B" w:rsidP="00AF7333">
            <w:pPr>
              <w:jc w:val="center"/>
              <w:rPr>
                <w:ins w:id="1117" w:author="Ferdous, Md Sakib [C B E]" w:date="2023-08-22T19:28:00Z"/>
              </w:rPr>
            </w:pPr>
            <w:ins w:id="1118" w:author="Ferdous, Md Sakib [C B E]" w:date="2023-08-22T19:28:00Z">
              <w:r w:rsidRPr="00F27CAE">
                <w:t>OFF</w:t>
              </w:r>
            </w:ins>
          </w:p>
        </w:tc>
        <w:tc>
          <w:tcPr>
            <w:tcW w:w="4419" w:type="dxa"/>
            <w:vAlign w:val="center"/>
            <w:tcPrChange w:id="1119" w:author="Ferdous, Md Sakib [C B E]" w:date="2023-08-23T07:40:00Z">
              <w:tcPr>
                <w:tcW w:w="4208" w:type="dxa"/>
                <w:vAlign w:val="center"/>
              </w:tcPr>
            </w:tcPrChange>
          </w:tcPr>
          <w:p w14:paraId="3A40E5D3" w14:textId="77777777" w:rsidR="00C4270B" w:rsidRPr="00F27CAE" w:rsidRDefault="00C4270B" w:rsidP="00AF7333">
            <w:pPr>
              <w:jc w:val="center"/>
              <w:rPr>
                <w:ins w:id="1120" w:author="Ferdous, Md Sakib [C B E]" w:date="2023-08-22T19:28:00Z"/>
              </w:rPr>
            </w:pPr>
            <m:oMathPara>
              <m:oMath>
                <m:r>
                  <w:ins w:id="1121" w:author="Ferdous, Md Sakib [C B E]" w:date="2023-08-22T19:28:00Z">
                    <w:rPr>
                      <w:rFonts w:ascii="Cambria Math" w:hAnsi="Cambria Math"/>
                    </w:rPr>
                    <m:t>C=</m:t>
                  </w:ins>
                </m:r>
                <m:d>
                  <m:dPr>
                    <m:begChr m:val="{"/>
                    <m:endChr m:val=""/>
                    <m:ctrlPr>
                      <w:ins w:id="1122" w:author="Ferdous, Md Sakib [C B E]" w:date="2023-08-22T19:28:00Z">
                        <w:rPr>
                          <w:rFonts w:ascii="Cambria Math" w:hAnsi="Cambria Math"/>
                          <w:i/>
                        </w:rPr>
                      </w:ins>
                    </m:ctrlPr>
                  </m:dPr>
                  <m:e>
                    <m:m>
                      <m:mPr>
                        <m:mcs>
                          <m:mc>
                            <m:mcPr>
                              <m:count m:val="1"/>
                              <m:mcJc m:val="center"/>
                            </m:mcPr>
                          </m:mc>
                        </m:mcs>
                        <m:ctrlPr>
                          <w:ins w:id="1123" w:author="Ferdous, Md Sakib [C B E]" w:date="2023-08-22T19:28:00Z">
                            <w:rPr>
                              <w:rFonts w:ascii="Cambria Math" w:hAnsi="Cambria Math"/>
                              <w:i/>
                            </w:rPr>
                          </w:ins>
                        </m:ctrlPr>
                      </m:mPr>
                      <m:mr>
                        <m:e>
                          <m:r>
                            <w:ins w:id="1124" w:author="Ferdous, Md Sakib [C B E]" w:date="2023-08-22T19:28:00Z">
                              <w:rPr>
                                <w:rFonts w:ascii="Cambria Math" w:hAnsi="Cambria Math"/>
                              </w:rPr>
                              <m:t>0 OFF</m:t>
                            </w:ins>
                          </m:r>
                        </m:e>
                      </m:mr>
                      <m:mr>
                        <m:e>
                          <m:r>
                            <w:ins w:id="1125" w:author="Ferdous, Md Sakib [C B E]" w:date="2023-08-22T19:28:00Z">
                              <w:rPr>
                                <w:rFonts w:ascii="Cambria Math" w:hAnsi="Cambria Math"/>
                              </w:rPr>
                              <m:t>5 ON</m:t>
                            </w:ins>
                          </m:r>
                        </m:e>
                      </m:mr>
                    </m:m>
                  </m:e>
                </m:d>
              </m:oMath>
            </m:oMathPara>
          </w:p>
        </w:tc>
      </w:tr>
    </w:tbl>
    <w:p w14:paraId="0E0BE8D5" w14:textId="77777777" w:rsidR="00C4270B" w:rsidRDefault="00C4270B" w:rsidP="00C4270B">
      <w:pPr>
        <w:rPr>
          <w:ins w:id="1126" w:author="Ferdous, Md Sakib [C B E]" w:date="2023-08-25T00:08:00Z"/>
        </w:rPr>
      </w:pPr>
    </w:p>
    <w:p w14:paraId="5E4F9131" w14:textId="20CA084D" w:rsidR="00A241CA" w:rsidRDefault="00A241CA" w:rsidP="00A241CA">
      <w:pPr>
        <w:pStyle w:val="Heading3"/>
        <w:rPr>
          <w:ins w:id="1127" w:author="Ferdous, Md Sakib [C B E]" w:date="2023-08-22T19:28:00Z"/>
        </w:rPr>
        <w:pPrChange w:id="1128" w:author="Ferdous, Md Sakib [C B E]" w:date="2023-08-25T00:08:00Z">
          <w:pPr/>
        </w:pPrChange>
      </w:pPr>
      <w:ins w:id="1129" w:author="Ferdous, Md Sakib [C B E]" w:date="2023-08-25T00:08:00Z">
        <w:r>
          <w:t>Cultivation</w:t>
        </w:r>
      </w:ins>
    </w:p>
    <w:p w14:paraId="79EFE0C8" w14:textId="119EEF82" w:rsidR="00C4270B" w:rsidRDefault="00C4270B" w:rsidP="00C4270B">
      <w:pPr>
        <w:rPr>
          <w:ins w:id="1130" w:author="Ferdous, Md Sakib [C B E]" w:date="2023-08-22T21:58:00Z"/>
        </w:rPr>
      </w:pPr>
      <w:ins w:id="1131" w:author="Ferdous, Md Sakib [C B E]" w:date="2023-08-22T19:28:00Z">
        <w:r w:rsidRPr="00EA0831">
          <w:t xml:space="preserve">The effect of cultivation is shown in </w:t>
        </w:r>
        <w:r w:rsidRPr="00EA0831">
          <w:fldChar w:fldCharType="begin"/>
        </w:r>
        <w:r w:rsidRPr="00EA0831">
          <w:instrText xml:space="preserve"> REF _Ref432595083 \h  \* MERGEFORMAT </w:instrText>
        </w:r>
      </w:ins>
      <w:ins w:id="1132" w:author="Ferdous, Md Sakib [C B E]" w:date="2023-08-22T19:28:00Z">
        <w:r w:rsidRPr="00EA0831">
          <w:fldChar w:fldCharType="separate"/>
        </w:r>
        <w:r w:rsidRPr="00EA0831">
          <w:t xml:space="preserve">Figure </w:t>
        </w:r>
        <w:r w:rsidRPr="00EA0831">
          <w:fldChar w:fldCharType="end"/>
        </w:r>
        <w:r>
          <w:t xml:space="preserve"> with results summarized in Table .</w:t>
        </w:r>
        <w:r w:rsidRPr="00EA0831">
          <w:t xml:space="preserve"> Evidently, resistance is delayed when using </w:t>
        </w:r>
      </w:ins>
      <w:ins w:id="1133" w:author="Ferdous, Md Sakib [C B E]" w:date="2023-08-22T21:58:00Z">
        <w:r w:rsidR="000B1CDD" w:rsidRPr="00EA0831">
          <w:t>cultivation</w:t>
        </w:r>
      </w:ins>
      <w:ins w:id="1134" w:author="Ferdous, Md Sakib [C B E]" w:date="2023-08-22T19:28:00Z">
        <w:r w:rsidRPr="00EA0831">
          <w:t xml:space="preserve"> every year, and the risk integral is reduced. Similarly, the effect of hand weeding is shown in and </w:t>
        </w:r>
        <w:r w:rsidRPr="00EA0831">
          <w:fldChar w:fldCharType="begin"/>
        </w:r>
        <w:r w:rsidRPr="00EA0831">
          <w:instrText xml:space="preserve"> REF _Ref432595163 \h  \* MERGEFORMAT </w:instrText>
        </w:r>
      </w:ins>
      <w:ins w:id="1135" w:author="Ferdous, Md Sakib [C B E]" w:date="2023-08-22T19:28:00Z">
        <w:r w:rsidRPr="00EA0831">
          <w:fldChar w:fldCharType="separate"/>
        </w:r>
        <w:r w:rsidRPr="00EA0831">
          <w:rPr>
            <w:bCs/>
          </w:rPr>
          <w:t xml:space="preserve">Figure </w:t>
        </w:r>
        <w:r w:rsidRPr="00EA0831">
          <w:fldChar w:fldCharType="end"/>
        </w:r>
        <w:r>
          <w:t xml:space="preserve"> and summarized in Table </w:t>
        </w:r>
        <w:r w:rsidRPr="00EA0831">
          <w:t xml:space="preserve">. </w:t>
        </w:r>
      </w:ins>
      <w:ins w:id="1136" w:author="Ferdous, Md Sakib [C B E]" w:date="2023-08-22T21:58:00Z">
        <w:r w:rsidR="000B1CDD" w:rsidRPr="00EA0831">
          <w:t>Again,</w:t>
        </w:r>
      </w:ins>
      <w:ins w:id="1137" w:author="Ferdous, Md Sakib [C B E]" w:date="2023-08-22T19:28:00Z">
        <w:r w:rsidRPr="00EA0831">
          <w:t xml:space="preserve"> it is seen that resistance is delayed by using hand-weeding. However, the effect is less </w:t>
        </w:r>
        <w:r w:rsidRPr="00EA0831">
          <w:lastRenderedPageBreak/>
          <w:t>pronounced than cultivation. The effect of cover crops (</w:t>
        </w:r>
        <w:r w:rsidRPr="00EA0831">
          <w:fldChar w:fldCharType="begin"/>
        </w:r>
        <w:r w:rsidRPr="00EA0831">
          <w:instrText xml:space="preserve"> REF _Ref432595490 \h  \* MERGEFORMAT </w:instrText>
        </w:r>
      </w:ins>
      <w:ins w:id="1138" w:author="Ferdous, Md Sakib [C B E]" w:date="2023-08-22T19:28:00Z">
        <w:r w:rsidRPr="00EA0831">
          <w:fldChar w:fldCharType="separate"/>
        </w:r>
        <w:r w:rsidRPr="00EA0831">
          <w:rPr>
            <w:bCs/>
          </w:rPr>
          <w:t xml:space="preserve">Table </w:t>
        </w:r>
        <w:r w:rsidRPr="00EA0831">
          <w:fldChar w:fldCharType="end"/>
        </w:r>
        <w:r w:rsidRPr="00EA0831">
          <w:t xml:space="preserve">, </w:t>
        </w:r>
        <w:r w:rsidRPr="00EA0831">
          <w:fldChar w:fldCharType="begin"/>
        </w:r>
        <w:r w:rsidRPr="00EA0831">
          <w:instrText xml:space="preserve"> REF _Ref432595482 \h  \* MERGEFORMAT </w:instrText>
        </w:r>
      </w:ins>
      <w:ins w:id="1139" w:author="Ferdous, Md Sakib [C B E]" w:date="2023-08-22T19:28:00Z">
        <w:r w:rsidRPr="00EA0831">
          <w:fldChar w:fldCharType="separate"/>
        </w:r>
        <w:r w:rsidRPr="00EA0831">
          <w:rPr>
            <w:bCs/>
          </w:rPr>
          <w:t xml:space="preserve">Figure </w:t>
        </w:r>
        <w:r w:rsidRPr="00EA0831">
          <w:fldChar w:fldCharType="end"/>
        </w:r>
        <w:r w:rsidRPr="00EA0831">
          <w:t xml:space="preserve">) is to delay resistance as well, but its effect is even less pronounced. </w:t>
        </w:r>
      </w:ins>
    </w:p>
    <w:p w14:paraId="7C81596E" w14:textId="77777777" w:rsidR="000B1CDD" w:rsidRPr="00EA0831" w:rsidRDefault="000B1CDD" w:rsidP="00C4270B">
      <w:pPr>
        <w:rPr>
          <w:ins w:id="1140" w:author="Ferdous, Md Sakib [C B E]" w:date="2023-08-22T19:28:00Z"/>
        </w:rPr>
      </w:pPr>
    </w:p>
    <w:p w14:paraId="028F5BB6" w14:textId="4375F082" w:rsidR="00C4270B" w:rsidRPr="00DD68F7" w:rsidRDefault="00C4270B" w:rsidP="00C4270B">
      <w:pPr>
        <w:pStyle w:val="Caption"/>
        <w:keepNext/>
        <w:rPr>
          <w:ins w:id="1141" w:author="Ferdous, Md Sakib [C B E]" w:date="2023-08-22T19:28:00Z"/>
          <w:rFonts w:ascii="Times New Roman" w:hAnsi="Times New Roman" w:cs="Times New Roman"/>
          <w:b w:val="0"/>
          <w:color w:val="auto"/>
          <w:sz w:val="24"/>
          <w:szCs w:val="24"/>
        </w:rPr>
      </w:pPr>
      <w:bookmarkStart w:id="1142" w:name="_Ref432595039"/>
      <w:bookmarkStart w:id="1143" w:name="_Ref432595018"/>
      <w:ins w:id="1144" w:author="Ferdous, Md Sakib [C B E]" w:date="2023-08-22T19:28:00Z">
        <w:r w:rsidRPr="00DD68F7">
          <w:rPr>
            <w:rFonts w:ascii="Times New Roman" w:hAnsi="Times New Roman" w:cs="Times New Roman"/>
            <w:b w:val="0"/>
            <w:color w:val="auto"/>
            <w:sz w:val="24"/>
            <w:szCs w:val="24"/>
          </w:rPr>
          <w:t xml:space="preserve">Table </w:t>
        </w:r>
        <w:bookmarkEnd w:id="1142"/>
        <w:r w:rsidRPr="00DD68F7">
          <w:rPr>
            <w:rFonts w:ascii="Times New Roman" w:hAnsi="Times New Roman" w:cs="Times New Roman"/>
            <w:b w:val="0"/>
            <w:color w:val="auto"/>
            <w:sz w:val="24"/>
            <w:szCs w:val="24"/>
          </w:rPr>
          <w:t>: Effect of cultivation</w:t>
        </w:r>
        <w:bookmarkEnd w:id="1143"/>
      </w:ins>
    </w:p>
    <w:tbl>
      <w:tblPr>
        <w:tblW w:w="9473" w:type="dxa"/>
        <w:tblInd w:w="103" w:type="dxa"/>
        <w:tblLook w:val="04A0" w:firstRow="1" w:lastRow="0" w:firstColumn="1" w:lastColumn="0" w:noHBand="0" w:noVBand="1"/>
      </w:tblPr>
      <w:tblGrid>
        <w:gridCol w:w="3207"/>
        <w:gridCol w:w="2013"/>
        <w:gridCol w:w="2013"/>
        <w:gridCol w:w="2240"/>
      </w:tblGrid>
      <w:tr w:rsidR="00C4270B" w:rsidRPr="00F27CAE" w14:paraId="471A8AEC" w14:textId="77777777" w:rsidTr="00AF7333">
        <w:trPr>
          <w:trHeight w:val="300"/>
          <w:ins w:id="1145" w:author="Ferdous, Md Sakib [C B E]" w:date="2023-08-22T19:28:00Z"/>
        </w:trPr>
        <w:tc>
          <w:tcPr>
            <w:tcW w:w="3207" w:type="dxa"/>
            <w:tcBorders>
              <w:top w:val="single" w:sz="4" w:space="0" w:color="FFFFFF"/>
              <w:left w:val="single" w:sz="4" w:space="0" w:color="auto"/>
              <w:bottom w:val="single" w:sz="4" w:space="0" w:color="FFFFFF"/>
              <w:right w:val="single" w:sz="4" w:space="0" w:color="FFFFFF"/>
            </w:tcBorders>
            <w:shd w:val="clear" w:color="000000" w:fill="E7E6E6" w:themeFill="background2"/>
            <w:vAlign w:val="center"/>
          </w:tcPr>
          <w:p w14:paraId="50BDFCC1" w14:textId="77777777" w:rsidR="00C4270B" w:rsidRPr="00F27CAE" w:rsidRDefault="00C4270B" w:rsidP="00AF7333">
            <w:pPr>
              <w:jc w:val="center"/>
              <w:rPr>
                <w:ins w:id="1146" w:author="Ferdous, Md Sakib [C B E]" w:date="2023-08-22T19:28:00Z"/>
                <w:rFonts w:ascii="Calibri" w:hAnsi="Calibri" w:cs="Calibri"/>
                <w:b/>
                <w:bCs/>
                <w:sz w:val="20"/>
                <w:szCs w:val="20"/>
              </w:rPr>
            </w:pPr>
          </w:p>
        </w:tc>
        <w:tc>
          <w:tcPr>
            <w:tcW w:w="2013" w:type="dxa"/>
            <w:tcBorders>
              <w:top w:val="single" w:sz="4" w:space="0" w:color="FFFFFF"/>
              <w:left w:val="nil"/>
              <w:bottom w:val="nil"/>
              <w:right w:val="nil"/>
            </w:tcBorders>
            <w:shd w:val="clear" w:color="000000" w:fill="D9D9D9"/>
          </w:tcPr>
          <w:p w14:paraId="23965554" w14:textId="77777777" w:rsidR="00C4270B" w:rsidRPr="00F27CAE" w:rsidRDefault="00C4270B" w:rsidP="00AF7333">
            <w:pPr>
              <w:jc w:val="center"/>
              <w:rPr>
                <w:ins w:id="1147" w:author="Ferdous, Md Sakib [C B E]" w:date="2023-08-22T19:28:00Z"/>
                <w:rFonts w:ascii="Calibri" w:hAnsi="Calibri" w:cs="Calibri"/>
              </w:rPr>
            </w:pPr>
            <w:ins w:id="1148" w:author="Ferdous, Md Sakib [C B E]" w:date="2023-08-22T19:28:00Z">
              <w:r w:rsidRPr="00F27CAE">
                <w:rPr>
                  <w:rFonts w:ascii="Calibri" w:hAnsi="Calibri" w:cs="Calibri"/>
                </w:rPr>
                <w:t>OFF</w:t>
              </w:r>
            </w:ins>
          </w:p>
        </w:tc>
        <w:tc>
          <w:tcPr>
            <w:tcW w:w="2013" w:type="dxa"/>
            <w:tcBorders>
              <w:top w:val="single" w:sz="4" w:space="0" w:color="FFFFFF"/>
              <w:left w:val="nil"/>
              <w:bottom w:val="nil"/>
              <w:right w:val="nil"/>
            </w:tcBorders>
            <w:shd w:val="clear" w:color="000000" w:fill="D9D9D9"/>
          </w:tcPr>
          <w:p w14:paraId="5954407F" w14:textId="77777777" w:rsidR="00C4270B" w:rsidRPr="00F27CAE" w:rsidRDefault="00C4270B" w:rsidP="00AF7333">
            <w:pPr>
              <w:jc w:val="center"/>
              <w:rPr>
                <w:ins w:id="1149" w:author="Ferdous, Md Sakib [C B E]" w:date="2023-08-22T19:28:00Z"/>
                <w:rFonts w:ascii="Calibri" w:hAnsi="Calibri" w:cs="Calibri"/>
              </w:rPr>
            </w:pPr>
            <w:ins w:id="1150" w:author="Ferdous, Md Sakib [C B E]" w:date="2023-08-22T19:28:00Z">
              <w:r w:rsidRPr="00F27CAE">
                <w:rPr>
                  <w:rFonts w:ascii="Calibri" w:hAnsi="Calibri" w:cs="Calibri"/>
                </w:rPr>
                <w:t>ON/OFF</w:t>
              </w:r>
            </w:ins>
          </w:p>
        </w:tc>
        <w:tc>
          <w:tcPr>
            <w:tcW w:w="2240" w:type="dxa"/>
            <w:tcBorders>
              <w:top w:val="single" w:sz="4" w:space="0" w:color="FFFFFF"/>
              <w:left w:val="nil"/>
              <w:bottom w:val="nil"/>
              <w:right w:val="single" w:sz="4" w:space="0" w:color="auto"/>
            </w:tcBorders>
            <w:shd w:val="clear" w:color="000000" w:fill="D9D9D9"/>
            <w:noWrap/>
            <w:vAlign w:val="center"/>
          </w:tcPr>
          <w:p w14:paraId="103B1ED5" w14:textId="77777777" w:rsidR="00C4270B" w:rsidRPr="00F27CAE" w:rsidRDefault="00C4270B" w:rsidP="00AF7333">
            <w:pPr>
              <w:jc w:val="center"/>
              <w:rPr>
                <w:ins w:id="1151" w:author="Ferdous, Md Sakib [C B E]" w:date="2023-08-22T19:28:00Z"/>
                <w:rFonts w:ascii="Calibri" w:hAnsi="Calibri" w:cs="Calibri"/>
              </w:rPr>
            </w:pPr>
            <w:ins w:id="1152" w:author="Ferdous, Md Sakib [C B E]" w:date="2023-08-22T19:28:00Z">
              <w:r w:rsidRPr="00F27CAE">
                <w:rPr>
                  <w:rFonts w:ascii="Calibri" w:hAnsi="Calibri" w:cs="Calibri"/>
                </w:rPr>
                <w:t>ON</w:t>
              </w:r>
            </w:ins>
          </w:p>
        </w:tc>
      </w:tr>
      <w:tr w:rsidR="00C4270B" w:rsidRPr="00F27CAE" w14:paraId="7AAEF32B" w14:textId="77777777" w:rsidTr="00AF7333">
        <w:trPr>
          <w:trHeight w:val="300"/>
          <w:ins w:id="1153" w:author="Ferdous, Md Sakib [C B E]" w:date="2023-08-22T19:28:00Z"/>
        </w:trPr>
        <w:tc>
          <w:tcPr>
            <w:tcW w:w="3207" w:type="dxa"/>
            <w:tcBorders>
              <w:top w:val="single" w:sz="4" w:space="0" w:color="FFFFFF"/>
              <w:left w:val="single" w:sz="4" w:space="0" w:color="auto"/>
              <w:bottom w:val="single" w:sz="4" w:space="0" w:color="FFFFFF"/>
              <w:right w:val="single" w:sz="4" w:space="0" w:color="FFFFFF"/>
            </w:tcBorders>
            <w:shd w:val="clear" w:color="000000" w:fill="E7E6E6" w:themeFill="background2"/>
            <w:vAlign w:val="center"/>
            <w:hideMark/>
          </w:tcPr>
          <w:p w14:paraId="60506CC1" w14:textId="77777777" w:rsidR="00C4270B" w:rsidRPr="00EA0831" w:rsidRDefault="00C4270B" w:rsidP="00AF7333">
            <w:pPr>
              <w:jc w:val="center"/>
              <w:rPr>
                <w:ins w:id="1154" w:author="Ferdous, Md Sakib [C B E]" w:date="2023-08-22T19:28:00Z"/>
                <w:rFonts w:ascii="Calibri" w:hAnsi="Calibri" w:cs="Calibri"/>
                <w:bCs/>
                <w:sz w:val="20"/>
                <w:szCs w:val="20"/>
              </w:rPr>
            </w:pPr>
            <w:ins w:id="1155" w:author="Ferdous, Md Sakib [C B E]" w:date="2023-08-22T19:28:00Z">
              <w:r w:rsidRPr="00EA0831">
                <w:rPr>
                  <w:rFonts w:ascii="Calibri" w:hAnsi="Calibri" w:cs="Calibri"/>
                  <w:bCs/>
                  <w:sz w:val="20"/>
                  <w:szCs w:val="20"/>
                </w:rPr>
                <w:t>Median resistance onset time (years)</w:t>
              </w:r>
            </w:ins>
          </w:p>
        </w:tc>
        <w:tc>
          <w:tcPr>
            <w:tcW w:w="2013" w:type="dxa"/>
            <w:tcBorders>
              <w:top w:val="single" w:sz="4" w:space="0" w:color="FFFFFF"/>
              <w:left w:val="nil"/>
              <w:bottom w:val="nil"/>
              <w:right w:val="nil"/>
            </w:tcBorders>
            <w:shd w:val="clear" w:color="000000" w:fill="D9D9D9"/>
            <w:vAlign w:val="center"/>
          </w:tcPr>
          <w:p w14:paraId="08690CF8" w14:textId="77777777" w:rsidR="00C4270B" w:rsidRPr="00F27CAE" w:rsidRDefault="00C4270B" w:rsidP="00AF7333">
            <w:pPr>
              <w:jc w:val="center"/>
              <w:rPr>
                <w:ins w:id="1156" w:author="Ferdous, Md Sakib [C B E]" w:date="2023-08-22T19:28:00Z"/>
                <w:rFonts w:ascii="Calibri" w:hAnsi="Calibri" w:cs="Calibri"/>
              </w:rPr>
            </w:pPr>
            <w:ins w:id="1157" w:author="Ferdous, Md Sakib [C B E]" w:date="2023-08-22T19:28:00Z">
              <w:r w:rsidRPr="00F27CAE">
                <w:rPr>
                  <w:rFonts w:ascii="Calibri" w:hAnsi="Calibri" w:cs="Calibri"/>
                </w:rPr>
                <w:t>5.93 (45%)</w:t>
              </w:r>
            </w:ins>
          </w:p>
        </w:tc>
        <w:tc>
          <w:tcPr>
            <w:tcW w:w="2013" w:type="dxa"/>
            <w:tcBorders>
              <w:top w:val="single" w:sz="4" w:space="0" w:color="FFFFFF"/>
              <w:left w:val="nil"/>
              <w:bottom w:val="nil"/>
              <w:right w:val="nil"/>
            </w:tcBorders>
            <w:shd w:val="clear" w:color="000000" w:fill="D9D9D9"/>
            <w:vAlign w:val="center"/>
          </w:tcPr>
          <w:p w14:paraId="41234C4D" w14:textId="77777777" w:rsidR="00C4270B" w:rsidRPr="00F27CAE" w:rsidRDefault="00C4270B" w:rsidP="00AF7333">
            <w:pPr>
              <w:jc w:val="center"/>
              <w:rPr>
                <w:ins w:id="1158" w:author="Ferdous, Md Sakib [C B E]" w:date="2023-08-22T19:28:00Z"/>
                <w:rFonts w:ascii="Calibri" w:hAnsi="Calibri" w:cs="Calibri"/>
              </w:rPr>
            </w:pPr>
            <w:ins w:id="1159" w:author="Ferdous, Md Sakib [C B E]" w:date="2023-08-22T19:28:00Z">
              <w:r w:rsidRPr="00F27CAE">
                <w:rPr>
                  <w:rFonts w:ascii="Calibri" w:hAnsi="Calibri" w:cs="Calibri"/>
                </w:rPr>
                <w:t>8.79 (42%)</w:t>
              </w:r>
            </w:ins>
          </w:p>
        </w:tc>
        <w:tc>
          <w:tcPr>
            <w:tcW w:w="2240" w:type="dxa"/>
            <w:tcBorders>
              <w:top w:val="single" w:sz="4" w:space="0" w:color="FFFFFF"/>
              <w:left w:val="nil"/>
              <w:bottom w:val="nil"/>
              <w:right w:val="single" w:sz="4" w:space="0" w:color="auto"/>
            </w:tcBorders>
            <w:shd w:val="clear" w:color="000000" w:fill="D9D9D9"/>
            <w:noWrap/>
            <w:vAlign w:val="center"/>
            <w:hideMark/>
          </w:tcPr>
          <w:p w14:paraId="02330762" w14:textId="77777777" w:rsidR="00C4270B" w:rsidRPr="00177D21" w:rsidRDefault="00C4270B" w:rsidP="00AF7333">
            <w:pPr>
              <w:jc w:val="center"/>
              <w:rPr>
                <w:ins w:id="1160" w:author="Ferdous, Md Sakib [C B E]" w:date="2023-08-22T19:28:00Z"/>
                <w:rFonts w:ascii="Calibri" w:hAnsi="Calibri" w:cs="Calibri"/>
              </w:rPr>
            </w:pPr>
            <w:ins w:id="1161" w:author="Ferdous, Md Sakib [C B E]" w:date="2023-08-22T19:28:00Z">
              <w:r w:rsidRPr="00177D21">
                <w:rPr>
                  <w:rFonts w:ascii="Calibri" w:hAnsi="Calibri" w:cs="Calibri"/>
                </w:rPr>
                <w:t>12.12</w:t>
              </w:r>
              <w:r w:rsidRPr="00F27CAE">
                <w:rPr>
                  <w:rFonts w:ascii="Calibri" w:hAnsi="Calibri" w:cs="Calibri"/>
                </w:rPr>
                <w:t xml:space="preserve"> (26%)</w:t>
              </w:r>
            </w:ins>
          </w:p>
        </w:tc>
      </w:tr>
      <w:tr w:rsidR="00C4270B" w:rsidRPr="00F27CAE" w14:paraId="00B751B0" w14:textId="77777777" w:rsidTr="00AF7333">
        <w:trPr>
          <w:trHeight w:val="300"/>
          <w:ins w:id="1162" w:author="Ferdous, Md Sakib [C B E]" w:date="2023-08-22T19:28:00Z"/>
        </w:trPr>
        <w:tc>
          <w:tcPr>
            <w:tcW w:w="3207" w:type="dxa"/>
            <w:tcBorders>
              <w:top w:val="single" w:sz="4" w:space="0" w:color="FFFFFF"/>
              <w:left w:val="single" w:sz="4" w:space="0" w:color="auto"/>
              <w:bottom w:val="single" w:sz="4" w:space="0" w:color="FFFFFF"/>
              <w:right w:val="single" w:sz="4" w:space="0" w:color="FFFFFF"/>
            </w:tcBorders>
            <w:shd w:val="clear" w:color="000000" w:fill="E7E6E6" w:themeFill="background2"/>
            <w:vAlign w:val="center"/>
            <w:hideMark/>
          </w:tcPr>
          <w:p w14:paraId="24B3BE26" w14:textId="77777777" w:rsidR="00C4270B" w:rsidRPr="00EA0831" w:rsidRDefault="00C4270B" w:rsidP="00AF7333">
            <w:pPr>
              <w:jc w:val="center"/>
              <w:rPr>
                <w:ins w:id="1163" w:author="Ferdous, Md Sakib [C B E]" w:date="2023-08-22T19:28:00Z"/>
                <w:rFonts w:ascii="Calibri" w:hAnsi="Calibri" w:cs="Calibri"/>
                <w:bCs/>
                <w:sz w:val="20"/>
                <w:szCs w:val="20"/>
              </w:rPr>
            </w:pPr>
            <w:ins w:id="1164" w:author="Ferdous, Md Sakib [C B E]" w:date="2023-08-22T19:28:00Z">
              <w:r w:rsidRPr="00EA0831">
                <w:rPr>
                  <w:rFonts w:ascii="Calibri" w:hAnsi="Calibri" w:cs="Calibri"/>
                  <w:bCs/>
                  <w:sz w:val="20"/>
                  <w:szCs w:val="20"/>
                </w:rPr>
                <w:t>Median critical resistance time (years)</w:t>
              </w:r>
            </w:ins>
          </w:p>
        </w:tc>
        <w:tc>
          <w:tcPr>
            <w:tcW w:w="2013" w:type="dxa"/>
            <w:tcBorders>
              <w:top w:val="single" w:sz="4" w:space="0" w:color="FFFFFF"/>
              <w:left w:val="nil"/>
              <w:bottom w:val="single" w:sz="4" w:space="0" w:color="FFFFFF"/>
              <w:right w:val="nil"/>
            </w:tcBorders>
            <w:shd w:val="clear" w:color="000000" w:fill="DCE6F1"/>
            <w:vAlign w:val="center"/>
          </w:tcPr>
          <w:p w14:paraId="1E927639" w14:textId="77777777" w:rsidR="00C4270B" w:rsidRPr="00F27CAE" w:rsidRDefault="00C4270B" w:rsidP="00AF7333">
            <w:pPr>
              <w:jc w:val="center"/>
              <w:rPr>
                <w:ins w:id="1165" w:author="Ferdous, Md Sakib [C B E]" w:date="2023-08-22T19:28:00Z"/>
                <w:rFonts w:ascii="Calibri" w:hAnsi="Calibri" w:cs="Calibri"/>
              </w:rPr>
            </w:pPr>
            <w:ins w:id="1166" w:author="Ferdous, Md Sakib [C B E]" w:date="2023-08-22T19:28:00Z">
              <w:r w:rsidRPr="00F27CAE">
                <w:rPr>
                  <w:rFonts w:ascii="Calibri" w:hAnsi="Calibri" w:cs="Calibri"/>
                </w:rPr>
                <w:t>7.64 (45%)</w:t>
              </w:r>
            </w:ins>
          </w:p>
        </w:tc>
        <w:tc>
          <w:tcPr>
            <w:tcW w:w="2013" w:type="dxa"/>
            <w:tcBorders>
              <w:top w:val="single" w:sz="4" w:space="0" w:color="FFFFFF"/>
              <w:left w:val="nil"/>
              <w:bottom w:val="single" w:sz="4" w:space="0" w:color="FFFFFF"/>
              <w:right w:val="nil"/>
            </w:tcBorders>
            <w:shd w:val="clear" w:color="000000" w:fill="DCE6F1"/>
            <w:vAlign w:val="center"/>
          </w:tcPr>
          <w:p w14:paraId="73CE27F2" w14:textId="77777777" w:rsidR="00C4270B" w:rsidRPr="00F27CAE" w:rsidRDefault="00C4270B" w:rsidP="00AF7333">
            <w:pPr>
              <w:jc w:val="center"/>
              <w:rPr>
                <w:ins w:id="1167" w:author="Ferdous, Md Sakib [C B E]" w:date="2023-08-22T19:28:00Z"/>
                <w:rFonts w:ascii="Calibri" w:hAnsi="Calibri" w:cs="Calibri"/>
              </w:rPr>
            </w:pPr>
            <w:ins w:id="1168" w:author="Ferdous, Md Sakib [C B E]" w:date="2023-08-22T19:28:00Z">
              <w:r w:rsidRPr="00F27CAE">
                <w:rPr>
                  <w:rFonts w:ascii="Calibri" w:hAnsi="Calibri" w:cs="Calibri"/>
                </w:rPr>
                <w:t>11.52 (42%)</w:t>
              </w:r>
            </w:ins>
          </w:p>
        </w:tc>
        <w:tc>
          <w:tcPr>
            <w:tcW w:w="2240" w:type="dxa"/>
            <w:tcBorders>
              <w:top w:val="single" w:sz="4" w:space="0" w:color="FFFFFF"/>
              <w:left w:val="nil"/>
              <w:bottom w:val="single" w:sz="4" w:space="0" w:color="FFFFFF"/>
              <w:right w:val="single" w:sz="4" w:space="0" w:color="auto"/>
            </w:tcBorders>
            <w:shd w:val="clear" w:color="000000" w:fill="DCE6F1"/>
            <w:noWrap/>
            <w:vAlign w:val="center"/>
            <w:hideMark/>
          </w:tcPr>
          <w:p w14:paraId="46DF5471" w14:textId="77777777" w:rsidR="00C4270B" w:rsidRPr="00177D21" w:rsidRDefault="00C4270B" w:rsidP="00AF7333">
            <w:pPr>
              <w:jc w:val="center"/>
              <w:rPr>
                <w:ins w:id="1169" w:author="Ferdous, Md Sakib [C B E]" w:date="2023-08-22T19:28:00Z"/>
                <w:rFonts w:ascii="Calibri" w:hAnsi="Calibri" w:cs="Calibri"/>
              </w:rPr>
            </w:pPr>
            <w:ins w:id="1170" w:author="Ferdous, Md Sakib [C B E]" w:date="2023-08-22T19:28:00Z">
              <w:r w:rsidRPr="00177D21">
                <w:rPr>
                  <w:rFonts w:ascii="Calibri" w:hAnsi="Calibri" w:cs="Calibri"/>
                </w:rPr>
                <w:t>19.97</w:t>
              </w:r>
              <w:r w:rsidRPr="00F27CAE">
                <w:rPr>
                  <w:rFonts w:ascii="Calibri" w:hAnsi="Calibri" w:cs="Calibri"/>
                </w:rPr>
                <w:t xml:space="preserve"> (26%)</w:t>
              </w:r>
            </w:ins>
          </w:p>
        </w:tc>
      </w:tr>
      <w:tr w:rsidR="00C4270B" w:rsidRPr="00F27CAE" w14:paraId="0346CC6E" w14:textId="77777777" w:rsidTr="00AF7333">
        <w:trPr>
          <w:trHeight w:val="300"/>
          <w:ins w:id="1171" w:author="Ferdous, Md Sakib [C B E]" w:date="2023-08-22T19:28:00Z"/>
        </w:trPr>
        <w:tc>
          <w:tcPr>
            <w:tcW w:w="3207" w:type="dxa"/>
            <w:tcBorders>
              <w:top w:val="single" w:sz="4" w:space="0" w:color="FFFFFF"/>
              <w:left w:val="single" w:sz="4" w:space="0" w:color="auto"/>
              <w:bottom w:val="single" w:sz="4" w:space="0" w:color="FFFFFF"/>
              <w:right w:val="single" w:sz="4" w:space="0" w:color="FFFFFF"/>
            </w:tcBorders>
            <w:shd w:val="clear" w:color="000000" w:fill="E7E6E6" w:themeFill="background2"/>
            <w:vAlign w:val="center"/>
            <w:hideMark/>
          </w:tcPr>
          <w:p w14:paraId="13C5903A" w14:textId="77777777" w:rsidR="00C4270B" w:rsidRPr="00EA0831" w:rsidRDefault="00C4270B" w:rsidP="00AF7333">
            <w:pPr>
              <w:jc w:val="center"/>
              <w:rPr>
                <w:ins w:id="1172" w:author="Ferdous, Md Sakib [C B E]" w:date="2023-08-22T19:28:00Z"/>
                <w:rFonts w:ascii="Calibri" w:hAnsi="Calibri" w:cs="Calibri"/>
                <w:bCs/>
                <w:sz w:val="20"/>
                <w:szCs w:val="20"/>
              </w:rPr>
            </w:pPr>
            <w:ins w:id="1173" w:author="Ferdous, Md Sakib [C B E]" w:date="2023-08-22T19:28:00Z">
              <w:r w:rsidRPr="00EA0831">
                <w:rPr>
                  <w:rFonts w:ascii="Calibri" w:hAnsi="Calibri" w:cs="Calibri"/>
                  <w:bCs/>
                  <w:sz w:val="20"/>
                  <w:szCs w:val="20"/>
                </w:rPr>
                <w:t>Median total resistance time (years)</w:t>
              </w:r>
            </w:ins>
          </w:p>
        </w:tc>
        <w:tc>
          <w:tcPr>
            <w:tcW w:w="2013" w:type="dxa"/>
            <w:tcBorders>
              <w:top w:val="nil"/>
              <w:left w:val="nil"/>
              <w:bottom w:val="nil"/>
              <w:right w:val="nil"/>
            </w:tcBorders>
            <w:shd w:val="clear" w:color="000000" w:fill="D9D9D9"/>
            <w:vAlign w:val="center"/>
          </w:tcPr>
          <w:p w14:paraId="1D3AB8E5" w14:textId="77777777" w:rsidR="00C4270B" w:rsidRPr="00F27CAE" w:rsidRDefault="00C4270B" w:rsidP="00AF7333">
            <w:pPr>
              <w:jc w:val="center"/>
              <w:rPr>
                <w:ins w:id="1174" w:author="Ferdous, Md Sakib [C B E]" w:date="2023-08-22T19:28:00Z"/>
                <w:rFonts w:ascii="Calibri" w:hAnsi="Calibri" w:cs="Calibri"/>
              </w:rPr>
            </w:pPr>
            <w:ins w:id="1175" w:author="Ferdous, Md Sakib [C B E]" w:date="2023-08-22T19:28:00Z">
              <w:r w:rsidRPr="00F27CAE">
                <w:rPr>
                  <w:rFonts w:ascii="Calibri" w:hAnsi="Calibri" w:cs="Calibri"/>
                </w:rPr>
                <w:t>9.77 (45%)</w:t>
              </w:r>
            </w:ins>
          </w:p>
        </w:tc>
        <w:tc>
          <w:tcPr>
            <w:tcW w:w="2013" w:type="dxa"/>
            <w:tcBorders>
              <w:top w:val="nil"/>
              <w:left w:val="nil"/>
              <w:bottom w:val="nil"/>
              <w:right w:val="nil"/>
            </w:tcBorders>
            <w:shd w:val="clear" w:color="000000" w:fill="D9D9D9"/>
            <w:vAlign w:val="center"/>
          </w:tcPr>
          <w:p w14:paraId="70D3F487" w14:textId="77777777" w:rsidR="00C4270B" w:rsidRPr="00F27CAE" w:rsidRDefault="00C4270B" w:rsidP="00AF7333">
            <w:pPr>
              <w:jc w:val="center"/>
              <w:rPr>
                <w:ins w:id="1176" w:author="Ferdous, Md Sakib [C B E]" w:date="2023-08-22T19:28:00Z"/>
                <w:rFonts w:ascii="Calibri" w:hAnsi="Calibri" w:cs="Calibri"/>
              </w:rPr>
            </w:pPr>
            <w:ins w:id="1177" w:author="Ferdous, Md Sakib [C B E]" w:date="2023-08-22T19:28:00Z">
              <w:r w:rsidRPr="00F27CAE">
                <w:rPr>
                  <w:rFonts w:ascii="Calibri" w:hAnsi="Calibri" w:cs="Calibri"/>
                </w:rPr>
                <w:t>14.28 (42%)</w:t>
              </w:r>
            </w:ins>
          </w:p>
        </w:tc>
        <w:tc>
          <w:tcPr>
            <w:tcW w:w="2240" w:type="dxa"/>
            <w:tcBorders>
              <w:top w:val="nil"/>
              <w:left w:val="nil"/>
              <w:bottom w:val="nil"/>
              <w:right w:val="single" w:sz="4" w:space="0" w:color="auto"/>
            </w:tcBorders>
            <w:shd w:val="clear" w:color="000000" w:fill="D9D9D9"/>
            <w:noWrap/>
            <w:vAlign w:val="center"/>
            <w:hideMark/>
          </w:tcPr>
          <w:p w14:paraId="0E58E49B" w14:textId="77777777" w:rsidR="00C4270B" w:rsidRPr="00177D21" w:rsidRDefault="00C4270B" w:rsidP="00AF7333">
            <w:pPr>
              <w:jc w:val="center"/>
              <w:rPr>
                <w:ins w:id="1178" w:author="Ferdous, Md Sakib [C B E]" w:date="2023-08-22T19:28:00Z"/>
                <w:rFonts w:ascii="Calibri" w:hAnsi="Calibri" w:cs="Calibri"/>
              </w:rPr>
            </w:pPr>
            <w:ins w:id="1179" w:author="Ferdous, Md Sakib [C B E]" w:date="2023-08-22T19:28:00Z">
              <w:r w:rsidRPr="00177D21">
                <w:rPr>
                  <w:rFonts w:ascii="Calibri" w:hAnsi="Calibri" w:cs="Calibri"/>
                </w:rPr>
                <w:t>24.20</w:t>
              </w:r>
              <w:r w:rsidRPr="00F27CAE">
                <w:rPr>
                  <w:rFonts w:ascii="Calibri" w:hAnsi="Calibri" w:cs="Calibri"/>
                </w:rPr>
                <w:t xml:space="preserve"> (24%)</w:t>
              </w:r>
            </w:ins>
          </w:p>
        </w:tc>
      </w:tr>
      <w:tr w:rsidR="00C4270B" w:rsidRPr="00F27CAE" w14:paraId="02F5113D" w14:textId="77777777" w:rsidTr="00AF7333">
        <w:trPr>
          <w:trHeight w:val="300"/>
          <w:ins w:id="1180" w:author="Ferdous, Md Sakib [C B E]" w:date="2023-08-22T19:28:00Z"/>
        </w:trPr>
        <w:tc>
          <w:tcPr>
            <w:tcW w:w="3207" w:type="dxa"/>
            <w:tcBorders>
              <w:top w:val="single" w:sz="4" w:space="0" w:color="FFFFFF"/>
              <w:left w:val="single" w:sz="4" w:space="0" w:color="auto"/>
              <w:bottom w:val="single" w:sz="4" w:space="0" w:color="auto"/>
              <w:right w:val="single" w:sz="4" w:space="0" w:color="FFFFFF"/>
            </w:tcBorders>
            <w:shd w:val="clear" w:color="000000" w:fill="E7E6E6" w:themeFill="background2"/>
            <w:vAlign w:val="center"/>
            <w:hideMark/>
          </w:tcPr>
          <w:p w14:paraId="4E1D3B54" w14:textId="77777777" w:rsidR="00C4270B" w:rsidRPr="00EA0831" w:rsidRDefault="00C4270B" w:rsidP="00AF7333">
            <w:pPr>
              <w:jc w:val="center"/>
              <w:rPr>
                <w:ins w:id="1181" w:author="Ferdous, Md Sakib [C B E]" w:date="2023-08-22T19:28:00Z"/>
                <w:rFonts w:ascii="Calibri" w:hAnsi="Calibri" w:cs="Calibri"/>
                <w:bCs/>
                <w:sz w:val="20"/>
                <w:szCs w:val="20"/>
              </w:rPr>
            </w:pPr>
            <w:ins w:id="1182" w:author="Ferdous, Md Sakib [C B E]" w:date="2023-08-22T19:28:00Z">
              <w:r w:rsidRPr="00EA0831">
                <w:rPr>
                  <w:rFonts w:ascii="Calibri" w:hAnsi="Calibri" w:cs="Calibri"/>
                  <w:bCs/>
                  <w:sz w:val="20"/>
                  <w:szCs w:val="20"/>
                </w:rPr>
                <w:t>Average risk integral</w:t>
              </w:r>
            </w:ins>
          </w:p>
        </w:tc>
        <w:tc>
          <w:tcPr>
            <w:tcW w:w="2013" w:type="dxa"/>
            <w:tcBorders>
              <w:top w:val="single" w:sz="4" w:space="0" w:color="FFFFFF"/>
              <w:left w:val="nil"/>
              <w:bottom w:val="single" w:sz="4" w:space="0" w:color="auto"/>
              <w:right w:val="nil"/>
            </w:tcBorders>
            <w:shd w:val="clear" w:color="000000" w:fill="DCE6F1"/>
            <w:vAlign w:val="center"/>
          </w:tcPr>
          <w:p w14:paraId="5279D52A" w14:textId="77777777" w:rsidR="00C4270B" w:rsidRPr="00F27CAE" w:rsidRDefault="00C4270B" w:rsidP="00AF7333">
            <w:pPr>
              <w:jc w:val="center"/>
              <w:rPr>
                <w:ins w:id="1183" w:author="Ferdous, Md Sakib [C B E]" w:date="2023-08-22T19:28:00Z"/>
                <w:rFonts w:ascii="Calibri" w:hAnsi="Calibri" w:cs="Calibri"/>
              </w:rPr>
            </w:pPr>
            <w:ins w:id="1184" w:author="Ferdous, Md Sakib [C B E]" w:date="2023-08-22T19:28:00Z">
              <w:r w:rsidRPr="00F27CAE">
                <w:rPr>
                  <w:rFonts w:ascii="Calibri" w:hAnsi="Calibri" w:cs="Calibri"/>
                </w:rPr>
                <w:t>0.37</w:t>
              </w:r>
            </w:ins>
          </w:p>
        </w:tc>
        <w:tc>
          <w:tcPr>
            <w:tcW w:w="2013" w:type="dxa"/>
            <w:tcBorders>
              <w:top w:val="single" w:sz="4" w:space="0" w:color="FFFFFF"/>
              <w:left w:val="nil"/>
              <w:bottom w:val="single" w:sz="4" w:space="0" w:color="auto"/>
              <w:right w:val="nil"/>
            </w:tcBorders>
            <w:shd w:val="clear" w:color="000000" w:fill="DCE6F1"/>
            <w:vAlign w:val="center"/>
          </w:tcPr>
          <w:p w14:paraId="26F3A053" w14:textId="77777777" w:rsidR="00C4270B" w:rsidRPr="00F27CAE" w:rsidRDefault="00C4270B" w:rsidP="00AF7333">
            <w:pPr>
              <w:jc w:val="center"/>
              <w:rPr>
                <w:ins w:id="1185" w:author="Ferdous, Md Sakib [C B E]" w:date="2023-08-22T19:28:00Z"/>
                <w:rFonts w:ascii="Calibri" w:hAnsi="Calibri" w:cs="Calibri"/>
              </w:rPr>
            </w:pPr>
            <w:ins w:id="1186" w:author="Ferdous, Md Sakib [C B E]" w:date="2023-08-22T19:28:00Z">
              <w:r w:rsidRPr="00F27CAE">
                <w:rPr>
                  <w:rFonts w:ascii="Calibri" w:hAnsi="Calibri" w:cs="Calibri"/>
                </w:rPr>
                <w:t>0.30</w:t>
              </w:r>
            </w:ins>
          </w:p>
        </w:tc>
        <w:tc>
          <w:tcPr>
            <w:tcW w:w="2240" w:type="dxa"/>
            <w:tcBorders>
              <w:top w:val="single" w:sz="4" w:space="0" w:color="FFFFFF"/>
              <w:left w:val="nil"/>
              <w:bottom w:val="single" w:sz="4" w:space="0" w:color="auto"/>
              <w:right w:val="single" w:sz="4" w:space="0" w:color="auto"/>
            </w:tcBorders>
            <w:shd w:val="clear" w:color="000000" w:fill="DCE6F1"/>
            <w:noWrap/>
            <w:vAlign w:val="center"/>
            <w:hideMark/>
          </w:tcPr>
          <w:p w14:paraId="6B5A517D" w14:textId="77777777" w:rsidR="00C4270B" w:rsidRPr="00177D21" w:rsidRDefault="00C4270B" w:rsidP="00AF7333">
            <w:pPr>
              <w:jc w:val="center"/>
              <w:rPr>
                <w:ins w:id="1187" w:author="Ferdous, Md Sakib [C B E]" w:date="2023-08-22T19:28:00Z"/>
                <w:rFonts w:ascii="Calibri" w:hAnsi="Calibri" w:cs="Calibri"/>
              </w:rPr>
            </w:pPr>
            <w:ins w:id="1188" w:author="Ferdous, Md Sakib [C B E]" w:date="2023-08-22T19:28:00Z">
              <w:r w:rsidRPr="00177D21">
                <w:rPr>
                  <w:rFonts w:ascii="Calibri" w:hAnsi="Calibri" w:cs="Calibri"/>
                </w:rPr>
                <w:t>0.15</w:t>
              </w:r>
            </w:ins>
          </w:p>
        </w:tc>
      </w:tr>
    </w:tbl>
    <w:p w14:paraId="0EA30923" w14:textId="77777777" w:rsidR="00C4270B" w:rsidRPr="00F27CAE" w:rsidRDefault="00C4270B" w:rsidP="00C4270B">
      <w:pPr>
        <w:rPr>
          <w:ins w:id="1189" w:author="Ferdous, Md Sakib [C B E]" w:date="2023-08-22T19:28:00Z"/>
        </w:rPr>
      </w:pPr>
    </w:p>
    <w:tbl>
      <w:tblPr>
        <w:tblStyle w:val="TableGrid"/>
        <w:tblW w:w="0" w:type="auto"/>
        <w:tblLook w:val="04A0" w:firstRow="1" w:lastRow="0" w:firstColumn="1" w:lastColumn="0" w:noHBand="0" w:noVBand="1"/>
        <w:tblPrChange w:id="1190" w:author="Ferdous, Md Sakib [C B E]" w:date="2023-08-22T21:11:00Z">
          <w:tblPr>
            <w:tblStyle w:val="TableGrid"/>
            <w:tblW w:w="0" w:type="auto"/>
            <w:tblLook w:val="04A0" w:firstRow="1" w:lastRow="0" w:firstColumn="1" w:lastColumn="0" w:noHBand="0" w:noVBand="1"/>
          </w:tblPr>
        </w:tblPrChange>
      </w:tblPr>
      <w:tblGrid>
        <w:gridCol w:w="9350"/>
        <w:tblGridChange w:id="1191">
          <w:tblGrid>
            <w:gridCol w:w="9350"/>
          </w:tblGrid>
        </w:tblGridChange>
      </w:tblGrid>
      <w:tr w:rsidR="00C4270B" w:rsidRPr="00F27CAE" w14:paraId="244C2359" w14:textId="77777777" w:rsidTr="00E354B6">
        <w:trPr>
          <w:trHeight w:val="4199"/>
          <w:ins w:id="1192" w:author="Ferdous, Md Sakib [C B E]" w:date="2023-08-22T19:28:00Z"/>
          <w:trPrChange w:id="1193" w:author="Ferdous, Md Sakib [C B E]" w:date="2023-08-22T21:11:00Z">
            <w:trPr>
              <w:trHeight w:val="4199"/>
            </w:trPr>
          </w:trPrChange>
        </w:trPr>
        <w:tc>
          <w:tcPr>
            <w:tcW w:w="9444" w:type="dxa"/>
            <w:vAlign w:val="center"/>
            <w:tcPrChange w:id="1194" w:author="Ferdous, Md Sakib [C B E]" w:date="2023-08-22T21:11:00Z">
              <w:tcPr>
                <w:tcW w:w="9444" w:type="dxa"/>
              </w:tcPr>
            </w:tcPrChange>
          </w:tcPr>
          <w:p w14:paraId="5481372C" w14:textId="77777777" w:rsidR="00E354B6" w:rsidRDefault="00E354B6" w:rsidP="00E354B6">
            <w:pPr>
              <w:keepNext/>
              <w:rPr>
                <w:ins w:id="1195" w:author="Ferdous, Md Sakib [C B E]" w:date="2023-08-22T21:11:00Z"/>
              </w:rPr>
            </w:pPr>
          </w:p>
          <w:p w14:paraId="05E61405" w14:textId="373E47DC" w:rsidR="00E354B6" w:rsidRDefault="00E354B6" w:rsidP="00E354B6">
            <w:pPr>
              <w:keepNext/>
              <w:rPr>
                <w:ins w:id="1196" w:author="Ferdous, Md Sakib [C B E]" w:date="2023-08-22T21:11:00Z"/>
              </w:rPr>
            </w:pPr>
            <w:ins w:id="1197" w:author="Ferdous, Md Sakib [C B E]" w:date="2023-08-22T21:10:00Z">
              <w:r w:rsidRPr="00E354B6">
                <w:rPr>
                  <w:noProof/>
                </w:rPr>
                <w:drawing>
                  <wp:inline distT="0" distB="0" distL="0" distR="0" wp14:anchorId="78899B8F" wp14:editId="7B50F667">
                    <wp:extent cx="2809875" cy="1708043"/>
                    <wp:effectExtent l="0" t="0" r="0" b="0"/>
                    <wp:docPr id="1735462706" name="Picture 1735462706">
                      <a:extLst xmlns:a="http://schemas.openxmlformats.org/drawingml/2006/main">
                        <a:ext uri="{FF2B5EF4-FFF2-40B4-BE49-F238E27FC236}">
                          <a16:creationId xmlns:a16="http://schemas.microsoft.com/office/drawing/2014/main" id="{A288300C-59C8-F365-18C0-C3D18A591F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288300C-59C8-F365-18C0-C3D18A591FD9}"/>
                                </a:ext>
                              </a:extLst>
                            </pic:cNvPr>
                            <pic:cNvPicPr>
                              <a:picLocks noChangeAspect="1"/>
                            </pic:cNvPicPr>
                          </pic:nvPicPr>
                          <pic:blipFill>
                            <a:blip r:embed="rId30"/>
                            <a:stretch>
                              <a:fillRect/>
                            </a:stretch>
                          </pic:blipFill>
                          <pic:spPr>
                            <a:xfrm>
                              <a:off x="0" y="0"/>
                              <a:ext cx="2823734" cy="1716468"/>
                            </a:xfrm>
                            <a:prstGeom prst="rect">
                              <a:avLst/>
                            </a:prstGeom>
                          </pic:spPr>
                        </pic:pic>
                      </a:graphicData>
                    </a:graphic>
                  </wp:inline>
                </w:drawing>
              </w:r>
            </w:ins>
            <w:bookmarkStart w:id="1198" w:name="_Ref432595083"/>
            <w:ins w:id="1199" w:author="Ferdous, Md Sakib [C B E]" w:date="2023-08-22T21:11:00Z">
              <w:r w:rsidRPr="00E354B6">
                <w:rPr>
                  <w:noProof/>
                </w:rPr>
                <w:t xml:space="preserve"> </w:t>
              </w:r>
              <w:r w:rsidRPr="00E354B6">
                <w:rPr>
                  <w:noProof/>
                </w:rPr>
                <w:drawing>
                  <wp:inline distT="0" distB="0" distL="0" distR="0" wp14:anchorId="7CEB5BFA" wp14:editId="16A0053B">
                    <wp:extent cx="2486025" cy="2083490"/>
                    <wp:effectExtent l="0" t="0" r="0" b="0"/>
                    <wp:docPr id="951768841" name="Picture 951768841">
                      <a:extLst xmlns:a="http://schemas.openxmlformats.org/drawingml/2006/main">
                        <a:ext uri="{FF2B5EF4-FFF2-40B4-BE49-F238E27FC236}">
                          <a16:creationId xmlns:a16="http://schemas.microsoft.com/office/drawing/2014/main" id="{7606A4B6-129D-6498-0F37-A64576F747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606A4B6-129D-6498-0F37-A64576F747F9}"/>
                                </a:ext>
                              </a:extLst>
                            </pic:cNvPr>
                            <pic:cNvPicPr>
                              <a:picLocks noChangeAspect="1"/>
                            </pic:cNvPicPr>
                          </pic:nvPicPr>
                          <pic:blipFill>
                            <a:blip r:embed="rId31"/>
                            <a:stretch>
                              <a:fillRect/>
                            </a:stretch>
                          </pic:blipFill>
                          <pic:spPr>
                            <a:xfrm>
                              <a:off x="0" y="0"/>
                              <a:ext cx="2505910" cy="2100155"/>
                            </a:xfrm>
                            <a:prstGeom prst="rect">
                              <a:avLst/>
                            </a:prstGeom>
                          </pic:spPr>
                        </pic:pic>
                      </a:graphicData>
                    </a:graphic>
                  </wp:inline>
                </w:drawing>
              </w:r>
            </w:ins>
          </w:p>
          <w:p w14:paraId="004E3786" w14:textId="77777777" w:rsidR="00E354B6" w:rsidRPr="00E354B6" w:rsidRDefault="00E354B6">
            <w:pPr>
              <w:keepNext/>
              <w:rPr>
                <w:ins w:id="1200" w:author="Ferdous, Md Sakib [C B E]" w:date="2023-08-22T21:11:00Z"/>
              </w:rPr>
              <w:pPrChange w:id="1201" w:author="Ferdous, Md Sakib [C B E]" w:date="2023-08-22T21:11:00Z">
                <w:pPr>
                  <w:pStyle w:val="Caption"/>
                </w:pPr>
              </w:pPrChange>
            </w:pPr>
          </w:p>
          <w:p w14:paraId="2B5D704C" w14:textId="5991FDCD" w:rsidR="00C4270B" w:rsidRPr="00EA0831" w:rsidRDefault="00C4270B" w:rsidP="00E354B6">
            <w:pPr>
              <w:pStyle w:val="Caption"/>
              <w:rPr>
                <w:ins w:id="1202" w:author="Ferdous, Md Sakib [C B E]" w:date="2023-08-22T19:28:00Z"/>
                <w:rFonts w:ascii="Times New Roman" w:hAnsi="Times New Roman" w:cs="Times New Roman"/>
                <w:b w:val="0"/>
                <w:color w:val="auto"/>
                <w:sz w:val="24"/>
                <w:szCs w:val="24"/>
              </w:rPr>
            </w:pPr>
            <w:ins w:id="1203" w:author="Ferdous, Md Sakib [C B E]" w:date="2023-08-22T19:28:00Z">
              <w:r w:rsidRPr="00EA0831">
                <w:rPr>
                  <w:rFonts w:ascii="Times New Roman" w:hAnsi="Times New Roman" w:cs="Times New Roman"/>
                  <w:b w:val="0"/>
                  <w:color w:val="auto"/>
                  <w:sz w:val="24"/>
                  <w:szCs w:val="24"/>
                </w:rPr>
                <w:t>Figure</w:t>
              </w:r>
            </w:ins>
            <w:bookmarkEnd w:id="1198"/>
            <w:ins w:id="1204" w:author="Ferdous, Md Sakib [C B E]" w:date="2023-08-24T23:00:00Z">
              <w:r w:rsidR="00E1245B">
                <w:rPr>
                  <w:rFonts w:ascii="Times New Roman" w:hAnsi="Times New Roman" w:cs="Times New Roman"/>
                  <w:b w:val="0"/>
                  <w:color w:val="auto"/>
                  <w:sz w:val="24"/>
                  <w:szCs w:val="24"/>
                </w:rPr>
                <w:t xml:space="preserve"> </w:t>
              </w:r>
            </w:ins>
            <w:ins w:id="1205" w:author="Ferdous, Md Sakib [C B E]" w:date="2023-08-22T19:28:00Z">
              <w:r w:rsidRPr="00EA0831">
                <w:rPr>
                  <w:rFonts w:ascii="Times New Roman" w:hAnsi="Times New Roman" w:cs="Times New Roman"/>
                  <w:b w:val="0"/>
                  <w:color w:val="auto"/>
                  <w:sz w:val="24"/>
                  <w:szCs w:val="24"/>
                </w:rPr>
                <w:t>: Effect of cultivation for 3 cases: OFF all years, ON odd years + OFF even years, ON all years. Resistance is delayed most by always using cultivation.</w:t>
              </w:r>
            </w:ins>
          </w:p>
          <w:p w14:paraId="3AA9EF3F" w14:textId="77777777" w:rsidR="00C4270B" w:rsidRPr="00F27CAE" w:rsidRDefault="00C4270B" w:rsidP="00E354B6">
            <w:pPr>
              <w:rPr>
                <w:ins w:id="1206" w:author="Ferdous, Md Sakib [C B E]" w:date="2023-08-22T19:28:00Z"/>
              </w:rPr>
            </w:pPr>
          </w:p>
        </w:tc>
      </w:tr>
    </w:tbl>
    <w:p w14:paraId="17F4D08C" w14:textId="77777777" w:rsidR="00C4270B" w:rsidRPr="00F27CAE" w:rsidRDefault="00C4270B" w:rsidP="00C4270B">
      <w:pPr>
        <w:rPr>
          <w:ins w:id="1207" w:author="Ferdous, Md Sakib [C B E]" w:date="2023-08-22T19:28:00Z"/>
        </w:rPr>
      </w:pPr>
    </w:p>
    <w:p w14:paraId="4091280A" w14:textId="77777777" w:rsidR="00A241CA" w:rsidRDefault="00A241CA" w:rsidP="00C4270B">
      <w:pPr>
        <w:rPr>
          <w:ins w:id="1208" w:author="Ferdous, Md Sakib [C B E]" w:date="2023-08-25T00:09:00Z"/>
          <w:bCs/>
        </w:rPr>
      </w:pPr>
      <w:bookmarkStart w:id="1209" w:name="_Ref432595150"/>
    </w:p>
    <w:p w14:paraId="3C1ABECF" w14:textId="152E6F4D" w:rsidR="00A241CA" w:rsidRDefault="00A241CA" w:rsidP="00A241CA">
      <w:pPr>
        <w:pStyle w:val="Heading3"/>
        <w:rPr>
          <w:ins w:id="1210" w:author="Ferdous, Md Sakib [C B E]" w:date="2023-08-25T00:09:00Z"/>
        </w:rPr>
        <w:pPrChange w:id="1211" w:author="Ferdous, Md Sakib [C B E]" w:date="2023-08-25T00:09:00Z">
          <w:pPr/>
        </w:pPrChange>
      </w:pPr>
      <w:ins w:id="1212" w:author="Ferdous, Md Sakib [C B E]" w:date="2023-08-25T00:09:00Z">
        <w:r>
          <w:t>Hand weeding</w:t>
        </w:r>
      </w:ins>
    </w:p>
    <w:p w14:paraId="25F13BB7" w14:textId="5BCF55C8" w:rsidR="00C4270B" w:rsidRPr="00EA0831" w:rsidRDefault="00C4270B" w:rsidP="00C4270B">
      <w:pPr>
        <w:rPr>
          <w:ins w:id="1213" w:author="Ferdous, Md Sakib [C B E]" w:date="2023-08-22T19:28:00Z"/>
          <w:bCs/>
        </w:rPr>
      </w:pPr>
      <w:ins w:id="1214" w:author="Ferdous, Md Sakib [C B E]" w:date="2023-08-22T19:28:00Z">
        <w:r w:rsidRPr="00EA0831">
          <w:rPr>
            <w:bCs/>
          </w:rPr>
          <w:t xml:space="preserve">Table </w:t>
        </w:r>
        <w:bookmarkEnd w:id="1209"/>
        <w:r w:rsidRPr="00EA0831">
          <w:rPr>
            <w:bCs/>
          </w:rPr>
          <w:t>: Effect of hand weeding</w:t>
        </w:r>
      </w:ins>
    </w:p>
    <w:tbl>
      <w:tblPr>
        <w:tblW w:w="9473" w:type="dxa"/>
        <w:tblInd w:w="103" w:type="dxa"/>
        <w:tblLook w:val="04A0" w:firstRow="1" w:lastRow="0" w:firstColumn="1" w:lastColumn="0" w:noHBand="0" w:noVBand="1"/>
      </w:tblPr>
      <w:tblGrid>
        <w:gridCol w:w="3207"/>
        <w:gridCol w:w="2013"/>
        <w:gridCol w:w="2013"/>
        <w:gridCol w:w="2240"/>
      </w:tblGrid>
      <w:tr w:rsidR="00C4270B" w:rsidRPr="00F27CAE" w14:paraId="75F2ACE5" w14:textId="77777777" w:rsidTr="00AF7333">
        <w:trPr>
          <w:trHeight w:val="300"/>
          <w:ins w:id="1215" w:author="Ferdous, Md Sakib [C B E]" w:date="2023-08-22T19:28:00Z"/>
        </w:trPr>
        <w:tc>
          <w:tcPr>
            <w:tcW w:w="3207" w:type="dxa"/>
            <w:tcBorders>
              <w:top w:val="single" w:sz="4" w:space="0" w:color="FFFFFF"/>
              <w:left w:val="single" w:sz="4" w:space="0" w:color="auto"/>
              <w:bottom w:val="single" w:sz="4" w:space="0" w:color="FFFFFF"/>
              <w:right w:val="single" w:sz="4" w:space="0" w:color="FFFFFF"/>
            </w:tcBorders>
            <w:shd w:val="clear" w:color="000000" w:fill="E7E6E6" w:themeFill="background2"/>
            <w:vAlign w:val="center"/>
          </w:tcPr>
          <w:p w14:paraId="328C9F71" w14:textId="77777777" w:rsidR="00C4270B" w:rsidRPr="00F27CAE" w:rsidRDefault="00C4270B" w:rsidP="00AF7333">
            <w:pPr>
              <w:rPr>
                <w:ins w:id="1216" w:author="Ferdous, Md Sakib [C B E]" w:date="2023-08-22T19:28:00Z"/>
                <w:b/>
                <w:bCs/>
              </w:rPr>
            </w:pPr>
          </w:p>
        </w:tc>
        <w:tc>
          <w:tcPr>
            <w:tcW w:w="2013" w:type="dxa"/>
            <w:tcBorders>
              <w:top w:val="single" w:sz="4" w:space="0" w:color="FFFFFF"/>
              <w:left w:val="nil"/>
              <w:bottom w:val="nil"/>
              <w:right w:val="nil"/>
            </w:tcBorders>
            <w:shd w:val="clear" w:color="000000" w:fill="D9D9D9"/>
          </w:tcPr>
          <w:p w14:paraId="57CD8239" w14:textId="77777777" w:rsidR="00C4270B" w:rsidRPr="00F27CAE" w:rsidRDefault="00C4270B" w:rsidP="00AF7333">
            <w:pPr>
              <w:jc w:val="center"/>
              <w:rPr>
                <w:ins w:id="1217" w:author="Ferdous, Md Sakib [C B E]" w:date="2023-08-22T19:28:00Z"/>
              </w:rPr>
            </w:pPr>
            <w:ins w:id="1218" w:author="Ferdous, Md Sakib [C B E]" w:date="2023-08-22T19:28:00Z">
              <w:r w:rsidRPr="00F27CAE">
                <w:t>OFF</w:t>
              </w:r>
            </w:ins>
          </w:p>
        </w:tc>
        <w:tc>
          <w:tcPr>
            <w:tcW w:w="2013" w:type="dxa"/>
            <w:tcBorders>
              <w:top w:val="single" w:sz="4" w:space="0" w:color="FFFFFF"/>
              <w:left w:val="nil"/>
              <w:bottom w:val="nil"/>
              <w:right w:val="nil"/>
            </w:tcBorders>
            <w:shd w:val="clear" w:color="000000" w:fill="D9D9D9"/>
          </w:tcPr>
          <w:p w14:paraId="0209AC30" w14:textId="77777777" w:rsidR="00C4270B" w:rsidRPr="00F27CAE" w:rsidRDefault="00C4270B" w:rsidP="00AF7333">
            <w:pPr>
              <w:jc w:val="center"/>
              <w:rPr>
                <w:ins w:id="1219" w:author="Ferdous, Md Sakib [C B E]" w:date="2023-08-22T19:28:00Z"/>
              </w:rPr>
            </w:pPr>
            <w:ins w:id="1220" w:author="Ferdous, Md Sakib [C B E]" w:date="2023-08-22T19:28:00Z">
              <w:r w:rsidRPr="00F27CAE">
                <w:t>ON/OFF</w:t>
              </w:r>
            </w:ins>
          </w:p>
        </w:tc>
        <w:tc>
          <w:tcPr>
            <w:tcW w:w="2240" w:type="dxa"/>
            <w:tcBorders>
              <w:top w:val="single" w:sz="4" w:space="0" w:color="FFFFFF"/>
              <w:left w:val="nil"/>
              <w:bottom w:val="nil"/>
              <w:right w:val="single" w:sz="4" w:space="0" w:color="auto"/>
            </w:tcBorders>
            <w:shd w:val="clear" w:color="000000" w:fill="D9D9D9"/>
            <w:noWrap/>
            <w:vAlign w:val="center"/>
          </w:tcPr>
          <w:p w14:paraId="481F5AFE" w14:textId="77777777" w:rsidR="00C4270B" w:rsidRPr="00F27CAE" w:rsidRDefault="00C4270B" w:rsidP="00AF7333">
            <w:pPr>
              <w:jc w:val="center"/>
              <w:rPr>
                <w:ins w:id="1221" w:author="Ferdous, Md Sakib [C B E]" w:date="2023-08-22T19:28:00Z"/>
              </w:rPr>
            </w:pPr>
            <w:ins w:id="1222" w:author="Ferdous, Md Sakib [C B E]" w:date="2023-08-22T19:28:00Z">
              <w:r w:rsidRPr="00F27CAE">
                <w:t>ON</w:t>
              </w:r>
            </w:ins>
          </w:p>
        </w:tc>
      </w:tr>
      <w:tr w:rsidR="00C4270B" w:rsidRPr="00F27CAE" w14:paraId="70415344" w14:textId="77777777" w:rsidTr="00AF7333">
        <w:trPr>
          <w:trHeight w:val="300"/>
          <w:ins w:id="1223" w:author="Ferdous, Md Sakib [C B E]" w:date="2023-08-22T19:28:00Z"/>
        </w:trPr>
        <w:tc>
          <w:tcPr>
            <w:tcW w:w="3207" w:type="dxa"/>
            <w:tcBorders>
              <w:top w:val="single" w:sz="4" w:space="0" w:color="FFFFFF"/>
              <w:left w:val="single" w:sz="4" w:space="0" w:color="auto"/>
              <w:bottom w:val="single" w:sz="4" w:space="0" w:color="FFFFFF"/>
              <w:right w:val="single" w:sz="4" w:space="0" w:color="FFFFFF"/>
            </w:tcBorders>
            <w:shd w:val="clear" w:color="000000" w:fill="E7E6E6" w:themeFill="background2"/>
            <w:vAlign w:val="center"/>
            <w:hideMark/>
          </w:tcPr>
          <w:p w14:paraId="79DFD03D" w14:textId="77777777" w:rsidR="00C4270B" w:rsidRPr="00EA0831" w:rsidRDefault="00C4270B" w:rsidP="00AF7333">
            <w:pPr>
              <w:rPr>
                <w:ins w:id="1224" w:author="Ferdous, Md Sakib [C B E]" w:date="2023-08-22T19:28:00Z"/>
                <w:bCs/>
              </w:rPr>
            </w:pPr>
            <w:ins w:id="1225" w:author="Ferdous, Md Sakib [C B E]" w:date="2023-08-22T19:28:00Z">
              <w:r w:rsidRPr="00EA0831">
                <w:rPr>
                  <w:bCs/>
                </w:rPr>
                <w:t>Median resistance onset time (years)</w:t>
              </w:r>
            </w:ins>
          </w:p>
        </w:tc>
        <w:tc>
          <w:tcPr>
            <w:tcW w:w="2013" w:type="dxa"/>
            <w:tcBorders>
              <w:top w:val="single" w:sz="4" w:space="0" w:color="FFFFFF"/>
              <w:left w:val="nil"/>
              <w:bottom w:val="nil"/>
              <w:right w:val="nil"/>
            </w:tcBorders>
            <w:shd w:val="clear" w:color="000000" w:fill="D9D9D9"/>
            <w:vAlign w:val="center"/>
          </w:tcPr>
          <w:p w14:paraId="1A44A887" w14:textId="77777777" w:rsidR="00C4270B" w:rsidRPr="00F27CAE" w:rsidRDefault="00C4270B" w:rsidP="00AF7333">
            <w:pPr>
              <w:jc w:val="center"/>
              <w:rPr>
                <w:ins w:id="1226" w:author="Ferdous, Md Sakib [C B E]" w:date="2023-08-22T19:28:00Z"/>
                <w:rFonts w:ascii="Calibri" w:hAnsi="Calibri" w:cs="Calibri"/>
              </w:rPr>
            </w:pPr>
            <w:ins w:id="1227" w:author="Ferdous, Md Sakib [C B E]" w:date="2023-08-22T19:28:00Z">
              <w:r w:rsidRPr="00F27CAE">
                <w:rPr>
                  <w:rFonts w:ascii="Calibri" w:hAnsi="Calibri" w:cs="Calibri"/>
                </w:rPr>
                <w:t>5.93 (45%)</w:t>
              </w:r>
            </w:ins>
          </w:p>
        </w:tc>
        <w:tc>
          <w:tcPr>
            <w:tcW w:w="2013" w:type="dxa"/>
            <w:tcBorders>
              <w:top w:val="single" w:sz="4" w:space="0" w:color="FFFFFF"/>
              <w:left w:val="nil"/>
              <w:bottom w:val="nil"/>
              <w:right w:val="nil"/>
            </w:tcBorders>
            <w:shd w:val="clear" w:color="000000" w:fill="D9D9D9"/>
            <w:vAlign w:val="center"/>
          </w:tcPr>
          <w:p w14:paraId="5701F9F7" w14:textId="77777777" w:rsidR="00C4270B" w:rsidRPr="00F27CAE" w:rsidRDefault="00C4270B" w:rsidP="00AF7333">
            <w:pPr>
              <w:jc w:val="center"/>
              <w:rPr>
                <w:ins w:id="1228" w:author="Ferdous, Md Sakib [C B E]" w:date="2023-08-22T19:28:00Z"/>
                <w:rFonts w:ascii="Calibri" w:hAnsi="Calibri" w:cs="Calibri"/>
              </w:rPr>
            </w:pPr>
            <w:ins w:id="1229" w:author="Ferdous, Md Sakib [C B E]" w:date="2023-08-22T19:28:00Z">
              <w:r w:rsidRPr="00F27CAE">
                <w:rPr>
                  <w:rFonts w:ascii="Calibri" w:hAnsi="Calibri" w:cs="Calibri"/>
                </w:rPr>
                <w:t>8.31 (42%)</w:t>
              </w:r>
            </w:ins>
          </w:p>
        </w:tc>
        <w:tc>
          <w:tcPr>
            <w:tcW w:w="2240" w:type="dxa"/>
            <w:tcBorders>
              <w:top w:val="single" w:sz="4" w:space="0" w:color="FFFFFF"/>
              <w:left w:val="nil"/>
              <w:bottom w:val="nil"/>
              <w:right w:val="single" w:sz="4" w:space="0" w:color="auto"/>
            </w:tcBorders>
            <w:shd w:val="clear" w:color="000000" w:fill="D9D9D9"/>
            <w:noWrap/>
            <w:vAlign w:val="center"/>
            <w:hideMark/>
          </w:tcPr>
          <w:p w14:paraId="01DF580B" w14:textId="77777777" w:rsidR="00C4270B" w:rsidRPr="00F27CAE" w:rsidRDefault="00C4270B" w:rsidP="00AF7333">
            <w:pPr>
              <w:jc w:val="center"/>
              <w:rPr>
                <w:ins w:id="1230" w:author="Ferdous, Md Sakib [C B E]" w:date="2023-08-22T19:28:00Z"/>
                <w:rFonts w:ascii="Calibri" w:hAnsi="Calibri" w:cs="Calibri"/>
              </w:rPr>
            </w:pPr>
            <w:ins w:id="1231" w:author="Ferdous, Md Sakib [C B E]" w:date="2023-08-22T19:28:00Z">
              <w:r w:rsidRPr="00F27CAE">
                <w:rPr>
                  <w:rFonts w:ascii="Calibri" w:hAnsi="Calibri" w:cs="Calibri"/>
                </w:rPr>
                <w:t>9.65 (29%)</w:t>
              </w:r>
            </w:ins>
          </w:p>
        </w:tc>
      </w:tr>
      <w:tr w:rsidR="00C4270B" w:rsidRPr="00F27CAE" w14:paraId="1C4E023C" w14:textId="77777777" w:rsidTr="00AF7333">
        <w:trPr>
          <w:trHeight w:val="300"/>
          <w:ins w:id="1232" w:author="Ferdous, Md Sakib [C B E]" w:date="2023-08-22T19:28:00Z"/>
        </w:trPr>
        <w:tc>
          <w:tcPr>
            <w:tcW w:w="3207" w:type="dxa"/>
            <w:tcBorders>
              <w:top w:val="single" w:sz="4" w:space="0" w:color="FFFFFF"/>
              <w:left w:val="single" w:sz="4" w:space="0" w:color="auto"/>
              <w:bottom w:val="single" w:sz="4" w:space="0" w:color="FFFFFF"/>
              <w:right w:val="single" w:sz="4" w:space="0" w:color="FFFFFF"/>
            </w:tcBorders>
            <w:shd w:val="clear" w:color="000000" w:fill="E7E6E6" w:themeFill="background2"/>
            <w:vAlign w:val="center"/>
            <w:hideMark/>
          </w:tcPr>
          <w:p w14:paraId="15245D88" w14:textId="77777777" w:rsidR="00C4270B" w:rsidRPr="00EA0831" w:rsidRDefault="00C4270B" w:rsidP="00AF7333">
            <w:pPr>
              <w:rPr>
                <w:ins w:id="1233" w:author="Ferdous, Md Sakib [C B E]" w:date="2023-08-22T19:28:00Z"/>
                <w:bCs/>
              </w:rPr>
            </w:pPr>
            <w:ins w:id="1234" w:author="Ferdous, Md Sakib [C B E]" w:date="2023-08-22T19:28:00Z">
              <w:r w:rsidRPr="00EA0831">
                <w:rPr>
                  <w:bCs/>
                </w:rPr>
                <w:t>Median critical resistance time (years)</w:t>
              </w:r>
            </w:ins>
          </w:p>
        </w:tc>
        <w:tc>
          <w:tcPr>
            <w:tcW w:w="2013" w:type="dxa"/>
            <w:tcBorders>
              <w:top w:val="single" w:sz="4" w:space="0" w:color="FFFFFF"/>
              <w:left w:val="nil"/>
              <w:bottom w:val="single" w:sz="4" w:space="0" w:color="FFFFFF"/>
              <w:right w:val="nil"/>
            </w:tcBorders>
            <w:shd w:val="clear" w:color="000000" w:fill="DCE6F1"/>
            <w:vAlign w:val="center"/>
          </w:tcPr>
          <w:p w14:paraId="2F24DE55" w14:textId="77777777" w:rsidR="00C4270B" w:rsidRPr="00F27CAE" w:rsidRDefault="00C4270B" w:rsidP="00AF7333">
            <w:pPr>
              <w:jc w:val="center"/>
              <w:rPr>
                <w:ins w:id="1235" w:author="Ferdous, Md Sakib [C B E]" w:date="2023-08-22T19:28:00Z"/>
                <w:rFonts w:ascii="Calibri" w:hAnsi="Calibri" w:cs="Calibri"/>
              </w:rPr>
            </w:pPr>
            <w:ins w:id="1236" w:author="Ferdous, Md Sakib [C B E]" w:date="2023-08-22T19:28:00Z">
              <w:r w:rsidRPr="00F27CAE">
                <w:rPr>
                  <w:rFonts w:ascii="Calibri" w:hAnsi="Calibri" w:cs="Calibri"/>
                </w:rPr>
                <w:t>7.64 (45%)</w:t>
              </w:r>
            </w:ins>
          </w:p>
        </w:tc>
        <w:tc>
          <w:tcPr>
            <w:tcW w:w="2013" w:type="dxa"/>
            <w:tcBorders>
              <w:top w:val="single" w:sz="4" w:space="0" w:color="FFFFFF"/>
              <w:left w:val="nil"/>
              <w:bottom w:val="single" w:sz="4" w:space="0" w:color="FFFFFF"/>
              <w:right w:val="nil"/>
            </w:tcBorders>
            <w:shd w:val="clear" w:color="000000" w:fill="DCE6F1"/>
            <w:vAlign w:val="center"/>
          </w:tcPr>
          <w:p w14:paraId="34723800" w14:textId="77777777" w:rsidR="00C4270B" w:rsidRPr="00F27CAE" w:rsidRDefault="00C4270B" w:rsidP="00AF7333">
            <w:pPr>
              <w:jc w:val="center"/>
              <w:rPr>
                <w:ins w:id="1237" w:author="Ferdous, Md Sakib [C B E]" w:date="2023-08-22T19:28:00Z"/>
                <w:rFonts w:ascii="Calibri" w:hAnsi="Calibri" w:cs="Calibri"/>
              </w:rPr>
            </w:pPr>
            <w:ins w:id="1238" w:author="Ferdous, Md Sakib [C B E]" w:date="2023-08-22T19:28:00Z">
              <w:r w:rsidRPr="00F27CAE">
                <w:rPr>
                  <w:rFonts w:ascii="Calibri" w:hAnsi="Calibri" w:cs="Calibri"/>
                </w:rPr>
                <w:t>10.86 (42%)</w:t>
              </w:r>
            </w:ins>
          </w:p>
        </w:tc>
        <w:tc>
          <w:tcPr>
            <w:tcW w:w="2240" w:type="dxa"/>
            <w:tcBorders>
              <w:top w:val="single" w:sz="4" w:space="0" w:color="FFFFFF"/>
              <w:left w:val="nil"/>
              <w:bottom w:val="single" w:sz="4" w:space="0" w:color="FFFFFF"/>
              <w:right w:val="single" w:sz="4" w:space="0" w:color="auto"/>
            </w:tcBorders>
            <w:shd w:val="clear" w:color="000000" w:fill="DCE6F1"/>
            <w:noWrap/>
            <w:vAlign w:val="center"/>
            <w:hideMark/>
          </w:tcPr>
          <w:p w14:paraId="1CDB18AA" w14:textId="77777777" w:rsidR="00C4270B" w:rsidRPr="00F27CAE" w:rsidRDefault="00C4270B" w:rsidP="00AF7333">
            <w:pPr>
              <w:jc w:val="center"/>
              <w:rPr>
                <w:ins w:id="1239" w:author="Ferdous, Md Sakib [C B E]" w:date="2023-08-22T19:28:00Z"/>
                <w:rFonts w:ascii="Calibri" w:hAnsi="Calibri" w:cs="Calibri"/>
              </w:rPr>
            </w:pPr>
            <w:ins w:id="1240" w:author="Ferdous, Md Sakib [C B E]" w:date="2023-08-22T19:28:00Z">
              <w:r w:rsidRPr="00F27CAE">
                <w:rPr>
                  <w:rFonts w:ascii="Calibri" w:hAnsi="Calibri" w:cs="Calibri"/>
                </w:rPr>
                <w:t>13.56 (29%)</w:t>
              </w:r>
            </w:ins>
          </w:p>
        </w:tc>
      </w:tr>
      <w:tr w:rsidR="00C4270B" w:rsidRPr="00F27CAE" w14:paraId="4333424A" w14:textId="77777777" w:rsidTr="00AF7333">
        <w:trPr>
          <w:trHeight w:val="300"/>
          <w:ins w:id="1241" w:author="Ferdous, Md Sakib [C B E]" w:date="2023-08-22T19:28:00Z"/>
        </w:trPr>
        <w:tc>
          <w:tcPr>
            <w:tcW w:w="3207" w:type="dxa"/>
            <w:tcBorders>
              <w:top w:val="single" w:sz="4" w:space="0" w:color="FFFFFF"/>
              <w:left w:val="single" w:sz="4" w:space="0" w:color="auto"/>
              <w:bottom w:val="single" w:sz="4" w:space="0" w:color="FFFFFF"/>
              <w:right w:val="single" w:sz="4" w:space="0" w:color="FFFFFF"/>
            </w:tcBorders>
            <w:shd w:val="clear" w:color="000000" w:fill="E7E6E6" w:themeFill="background2"/>
            <w:vAlign w:val="center"/>
            <w:hideMark/>
          </w:tcPr>
          <w:p w14:paraId="77B86E6B" w14:textId="77777777" w:rsidR="00C4270B" w:rsidRPr="00EA0831" w:rsidRDefault="00C4270B" w:rsidP="00AF7333">
            <w:pPr>
              <w:rPr>
                <w:ins w:id="1242" w:author="Ferdous, Md Sakib [C B E]" w:date="2023-08-22T19:28:00Z"/>
                <w:bCs/>
              </w:rPr>
            </w:pPr>
            <w:ins w:id="1243" w:author="Ferdous, Md Sakib [C B E]" w:date="2023-08-22T19:28:00Z">
              <w:r w:rsidRPr="00EA0831">
                <w:rPr>
                  <w:bCs/>
                </w:rPr>
                <w:t>Median total resistance time (years)</w:t>
              </w:r>
            </w:ins>
          </w:p>
        </w:tc>
        <w:tc>
          <w:tcPr>
            <w:tcW w:w="2013" w:type="dxa"/>
            <w:tcBorders>
              <w:top w:val="nil"/>
              <w:left w:val="nil"/>
              <w:bottom w:val="nil"/>
              <w:right w:val="nil"/>
            </w:tcBorders>
            <w:shd w:val="clear" w:color="000000" w:fill="D9D9D9"/>
            <w:vAlign w:val="center"/>
          </w:tcPr>
          <w:p w14:paraId="7970E8AB" w14:textId="77777777" w:rsidR="00C4270B" w:rsidRPr="00F27CAE" w:rsidRDefault="00C4270B" w:rsidP="00AF7333">
            <w:pPr>
              <w:jc w:val="center"/>
              <w:rPr>
                <w:ins w:id="1244" w:author="Ferdous, Md Sakib [C B E]" w:date="2023-08-22T19:28:00Z"/>
                <w:rFonts w:ascii="Calibri" w:hAnsi="Calibri" w:cs="Calibri"/>
              </w:rPr>
            </w:pPr>
            <w:ins w:id="1245" w:author="Ferdous, Md Sakib [C B E]" w:date="2023-08-22T19:28:00Z">
              <w:r w:rsidRPr="00F27CAE">
                <w:rPr>
                  <w:rFonts w:ascii="Calibri" w:hAnsi="Calibri" w:cs="Calibri"/>
                </w:rPr>
                <w:t>9.77 (45%)</w:t>
              </w:r>
            </w:ins>
          </w:p>
        </w:tc>
        <w:tc>
          <w:tcPr>
            <w:tcW w:w="2013" w:type="dxa"/>
            <w:tcBorders>
              <w:top w:val="nil"/>
              <w:left w:val="nil"/>
              <w:bottom w:val="nil"/>
              <w:right w:val="nil"/>
            </w:tcBorders>
            <w:shd w:val="clear" w:color="000000" w:fill="D9D9D9"/>
            <w:vAlign w:val="center"/>
          </w:tcPr>
          <w:p w14:paraId="7B9AD43D" w14:textId="77777777" w:rsidR="00C4270B" w:rsidRPr="00F27CAE" w:rsidRDefault="00C4270B" w:rsidP="00AF7333">
            <w:pPr>
              <w:jc w:val="center"/>
              <w:rPr>
                <w:ins w:id="1246" w:author="Ferdous, Md Sakib [C B E]" w:date="2023-08-22T19:28:00Z"/>
                <w:rFonts w:ascii="Calibri" w:hAnsi="Calibri" w:cs="Calibri"/>
              </w:rPr>
            </w:pPr>
            <w:ins w:id="1247" w:author="Ferdous, Md Sakib [C B E]" w:date="2023-08-22T19:28:00Z">
              <w:r w:rsidRPr="00F27CAE">
                <w:rPr>
                  <w:rFonts w:ascii="Calibri" w:hAnsi="Calibri" w:cs="Calibri"/>
                </w:rPr>
                <w:t>13.78 (42%)</w:t>
              </w:r>
            </w:ins>
          </w:p>
        </w:tc>
        <w:tc>
          <w:tcPr>
            <w:tcW w:w="2240" w:type="dxa"/>
            <w:tcBorders>
              <w:top w:val="nil"/>
              <w:left w:val="nil"/>
              <w:bottom w:val="nil"/>
              <w:right w:val="single" w:sz="4" w:space="0" w:color="auto"/>
            </w:tcBorders>
            <w:shd w:val="clear" w:color="000000" w:fill="D9D9D9"/>
            <w:noWrap/>
            <w:vAlign w:val="center"/>
            <w:hideMark/>
          </w:tcPr>
          <w:p w14:paraId="7DCD2C8E" w14:textId="77777777" w:rsidR="00C4270B" w:rsidRPr="00F27CAE" w:rsidRDefault="00C4270B" w:rsidP="00AF7333">
            <w:pPr>
              <w:jc w:val="center"/>
              <w:rPr>
                <w:ins w:id="1248" w:author="Ferdous, Md Sakib [C B E]" w:date="2023-08-22T19:28:00Z"/>
                <w:rFonts w:ascii="Calibri" w:hAnsi="Calibri" w:cs="Calibri"/>
              </w:rPr>
            </w:pPr>
            <w:ins w:id="1249" w:author="Ferdous, Md Sakib [C B E]" w:date="2023-08-22T19:28:00Z">
              <w:r w:rsidRPr="00F27CAE">
                <w:rPr>
                  <w:rFonts w:ascii="Calibri" w:hAnsi="Calibri" w:cs="Calibri"/>
                </w:rPr>
                <w:t>18.13 (29%)</w:t>
              </w:r>
            </w:ins>
          </w:p>
        </w:tc>
      </w:tr>
      <w:tr w:rsidR="00C4270B" w:rsidRPr="00F27CAE" w14:paraId="7589AC40" w14:textId="77777777" w:rsidTr="00AF7333">
        <w:trPr>
          <w:trHeight w:val="300"/>
          <w:ins w:id="1250" w:author="Ferdous, Md Sakib [C B E]" w:date="2023-08-22T19:28:00Z"/>
        </w:trPr>
        <w:tc>
          <w:tcPr>
            <w:tcW w:w="3207" w:type="dxa"/>
            <w:tcBorders>
              <w:top w:val="single" w:sz="4" w:space="0" w:color="FFFFFF"/>
              <w:left w:val="single" w:sz="4" w:space="0" w:color="auto"/>
              <w:bottom w:val="single" w:sz="4" w:space="0" w:color="auto"/>
              <w:right w:val="single" w:sz="4" w:space="0" w:color="FFFFFF"/>
            </w:tcBorders>
            <w:shd w:val="clear" w:color="000000" w:fill="E7E6E6" w:themeFill="background2"/>
            <w:vAlign w:val="center"/>
            <w:hideMark/>
          </w:tcPr>
          <w:p w14:paraId="2082F0B8" w14:textId="77777777" w:rsidR="00C4270B" w:rsidRPr="00EA0831" w:rsidRDefault="00C4270B" w:rsidP="00AF7333">
            <w:pPr>
              <w:rPr>
                <w:ins w:id="1251" w:author="Ferdous, Md Sakib [C B E]" w:date="2023-08-22T19:28:00Z"/>
                <w:bCs/>
              </w:rPr>
            </w:pPr>
            <w:ins w:id="1252" w:author="Ferdous, Md Sakib [C B E]" w:date="2023-08-22T19:28:00Z">
              <w:r w:rsidRPr="00EA0831">
                <w:rPr>
                  <w:bCs/>
                </w:rPr>
                <w:t>Average risk integral</w:t>
              </w:r>
            </w:ins>
          </w:p>
        </w:tc>
        <w:tc>
          <w:tcPr>
            <w:tcW w:w="2013" w:type="dxa"/>
            <w:tcBorders>
              <w:top w:val="single" w:sz="4" w:space="0" w:color="FFFFFF"/>
              <w:left w:val="nil"/>
              <w:bottom w:val="single" w:sz="4" w:space="0" w:color="auto"/>
              <w:right w:val="nil"/>
            </w:tcBorders>
            <w:shd w:val="clear" w:color="000000" w:fill="DCE6F1"/>
            <w:vAlign w:val="center"/>
          </w:tcPr>
          <w:p w14:paraId="5A598288" w14:textId="77777777" w:rsidR="00C4270B" w:rsidRPr="00F27CAE" w:rsidRDefault="00C4270B" w:rsidP="00AF7333">
            <w:pPr>
              <w:jc w:val="center"/>
              <w:rPr>
                <w:ins w:id="1253" w:author="Ferdous, Md Sakib [C B E]" w:date="2023-08-22T19:28:00Z"/>
                <w:rFonts w:ascii="Calibri" w:hAnsi="Calibri" w:cs="Calibri"/>
              </w:rPr>
            </w:pPr>
            <w:ins w:id="1254" w:author="Ferdous, Md Sakib [C B E]" w:date="2023-08-22T19:28:00Z">
              <w:r w:rsidRPr="00F27CAE">
                <w:rPr>
                  <w:rFonts w:ascii="Calibri" w:hAnsi="Calibri" w:cs="Calibri"/>
                </w:rPr>
                <w:t>0.37</w:t>
              </w:r>
            </w:ins>
          </w:p>
        </w:tc>
        <w:tc>
          <w:tcPr>
            <w:tcW w:w="2013" w:type="dxa"/>
            <w:tcBorders>
              <w:top w:val="single" w:sz="4" w:space="0" w:color="FFFFFF"/>
              <w:left w:val="nil"/>
              <w:bottom w:val="single" w:sz="4" w:space="0" w:color="auto"/>
              <w:right w:val="nil"/>
            </w:tcBorders>
            <w:shd w:val="clear" w:color="000000" w:fill="DCE6F1"/>
            <w:vAlign w:val="center"/>
          </w:tcPr>
          <w:p w14:paraId="36F18462" w14:textId="77777777" w:rsidR="00C4270B" w:rsidRPr="00F27CAE" w:rsidRDefault="00C4270B" w:rsidP="00AF7333">
            <w:pPr>
              <w:jc w:val="center"/>
              <w:rPr>
                <w:ins w:id="1255" w:author="Ferdous, Md Sakib [C B E]" w:date="2023-08-22T19:28:00Z"/>
                <w:rFonts w:ascii="Calibri" w:hAnsi="Calibri" w:cs="Calibri"/>
              </w:rPr>
            </w:pPr>
            <w:ins w:id="1256" w:author="Ferdous, Md Sakib [C B E]" w:date="2023-08-22T19:28:00Z">
              <w:r w:rsidRPr="00F27CAE">
                <w:rPr>
                  <w:rFonts w:ascii="Calibri" w:hAnsi="Calibri" w:cs="Calibri"/>
                </w:rPr>
                <w:t>0.31</w:t>
              </w:r>
            </w:ins>
          </w:p>
        </w:tc>
        <w:tc>
          <w:tcPr>
            <w:tcW w:w="2240" w:type="dxa"/>
            <w:tcBorders>
              <w:top w:val="single" w:sz="4" w:space="0" w:color="FFFFFF"/>
              <w:left w:val="nil"/>
              <w:bottom w:val="single" w:sz="4" w:space="0" w:color="auto"/>
              <w:right w:val="single" w:sz="4" w:space="0" w:color="auto"/>
            </w:tcBorders>
            <w:shd w:val="clear" w:color="000000" w:fill="DCE6F1"/>
            <w:noWrap/>
            <w:vAlign w:val="center"/>
            <w:hideMark/>
          </w:tcPr>
          <w:p w14:paraId="6A70696F" w14:textId="77777777" w:rsidR="00C4270B" w:rsidRPr="00F27CAE" w:rsidRDefault="00C4270B" w:rsidP="00AF7333">
            <w:pPr>
              <w:jc w:val="center"/>
              <w:rPr>
                <w:ins w:id="1257" w:author="Ferdous, Md Sakib [C B E]" w:date="2023-08-22T19:28:00Z"/>
                <w:rFonts w:ascii="Calibri" w:hAnsi="Calibri" w:cs="Calibri"/>
              </w:rPr>
            </w:pPr>
            <w:ins w:id="1258" w:author="Ferdous, Md Sakib [C B E]" w:date="2023-08-22T19:28:00Z">
              <w:r w:rsidRPr="00F27CAE">
                <w:rPr>
                  <w:rFonts w:ascii="Calibri" w:hAnsi="Calibri" w:cs="Calibri"/>
                </w:rPr>
                <w:t>0.19</w:t>
              </w:r>
            </w:ins>
          </w:p>
        </w:tc>
      </w:tr>
    </w:tbl>
    <w:p w14:paraId="3DA206CA" w14:textId="77777777" w:rsidR="00C4270B" w:rsidRPr="00F27CAE" w:rsidRDefault="00C4270B" w:rsidP="00C4270B">
      <w:pPr>
        <w:rPr>
          <w:ins w:id="1259" w:author="Ferdous, Md Sakib [C B E]" w:date="2023-08-22T19:28:00Z"/>
        </w:rPr>
      </w:pPr>
    </w:p>
    <w:p w14:paraId="0BEB50D2" w14:textId="77777777" w:rsidR="00C4270B" w:rsidRDefault="00C4270B" w:rsidP="00C4270B">
      <w:pPr>
        <w:rPr>
          <w:ins w:id="1260" w:author="Ferdous, Md Sakib [C B E]" w:date="2023-08-22T19:28:00Z"/>
        </w:rPr>
      </w:pPr>
    </w:p>
    <w:p w14:paraId="5D884F2B" w14:textId="77777777" w:rsidR="00C4270B" w:rsidRPr="00D315C1" w:rsidRDefault="00C4270B" w:rsidP="00C4270B">
      <w:pPr>
        <w:rPr>
          <w:ins w:id="1261" w:author="Ferdous, Md Sakib [C B E]" w:date="2023-08-22T19:28:00Z"/>
        </w:rPr>
      </w:pPr>
    </w:p>
    <w:p w14:paraId="51521E61" w14:textId="4FC11B6F" w:rsidR="00C4270B" w:rsidRDefault="00C4270B" w:rsidP="00C4270B">
      <w:pPr>
        <w:rPr>
          <w:ins w:id="1262" w:author="Ferdous, Md Sakib [C B E]" w:date="2023-08-22T21:33:00Z"/>
        </w:rPr>
      </w:pPr>
      <w:bookmarkStart w:id="1263" w:name="_Ref432595490"/>
    </w:p>
    <w:p w14:paraId="03B0A92F" w14:textId="77777777" w:rsidR="0012397A" w:rsidRDefault="0012397A" w:rsidP="00C4270B">
      <w:pPr>
        <w:rPr>
          <w:ins w:id="1264" w:author="Ferdous, Md Sakib [C B E]" w:date="2023-08-22T21:33:00Z"/>
        </w:rPr>
      </w:pPr>
    </w:p>
    <w:p w14:paraId="25324AF7" w14:textId="77777777" w:rsidR="0012397A" w:rsidRDefault="0012397A" w:rsidP="00C4270B">
      <w:pPr>
        <w:rPr>
          <w:ins w:id="1265" w:author="Ferdous, Md Sakib [C B E]" w:date="2023-08-22T21:33:00Z"/>
        </w:rPr>
      </w:pPr>
    </w:p>
    <w:p w14:paraId="07B4C569" w14:textId="77777777" w:rsidR="0012397A" w:rsidRDefault="0012397A" w:rsidP="00C4270B">
      <w:pPr>
        <w:rPr>
          <w:ins w:id="1266" w:author="Ferdous, Md Sakib [C B E]" w:date="2023-08-22T21:33:00Z"/>
        </w:rPr>
      </w:pPr>
    </w:p>
    <w:p w14:paraId="3D171BDF" w14:textId="3AB80304" w:rsidR="0012397A" w:rsidRPr="00F27CAE" w:rsidRDefault="0012397A" w:rsidP="00C4270B">
      <w:pPr>
        <w:rPr>
          <w:ins w:id="1267" w:author="Ferdous, Md Sakib [C B E]" w:date="2023-08-22T19:28:00Z"/>
        </w:rPr>
      </w:pPr>
      <w:ins w:id="1268" w:author="Ferdous, Md Sakib [C B E]" w:date="2023-08-22T21:33:00Z">
        <w:r w:rsidRPr="0012397A">
          <w:rPr>
            <w:noProof/>
          </w:rPr>
          <w:drawing>
            <wp:inline distT="0" distB="0" distL="0" distR="0" wp14:anchorId="0DCDD300" wp14:editId="375FCE15">
              <wp:extent cx="3067050" cy="1656285"/>
              <wp:effectExtent l="0" t="0" r="0" b="0"/>
              <wp:docPr id="1716149228" name="Picture 1716149228" descr="A graph of a hand weeding&#10;&#10;Description automatically generated">
                <a:extLst xmlns:a="http://schemas.openxmlformats.org/drawingml/2006/main">
                  <a:ext uri="{FF2B5EF4-FFF2-40B4-BE49-F238E27FC236}">
                    <a16:creationId xmlns:a16="http://schemas.microsoft.com/office/drawing/2014/main" id="{7EB7FB1E-AE84-7AFD-B8AE-A68F8AFB1A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49228" name="Picture 1716149228" descr="A graph of a hand weeding&#10;&#10;Description automatically generated">
                        <a:extLst>
                          <a:ext uri="{FF2B5EF4-FFF2-40B4-BE49-F238E27FC236}">
                            <a16:creationId xmlns:a16="http://schemas.microsoft.com/office/drawing/2014/main" id="{7EB7FB1E-AE84-7AFD-B8AE-A68F8AFB1A7A}"/>
                          </a:ext>
                        </a:extLst>
                      </pic:cNvPr>
                      <pic:cNvPicPr>
                        <a:picLocks noChangeAspect="1"/>
                      </pic:cNvPicPr>
                    </pic:nvPicPr>
                    <pic:blipFill rotWithShape="1">
                      <a:blip r:embed="rId32"/>
                      <a:srcRect/>
                      <a:stretch/>
                    </pic:blipFill>
                    <pic:spPr>
                      <a:xfrm>
                        <a:off x="0" y="0"/>
                        <a:ext cx="3078105" cy="1662255"/>
                      </a:xfrm>
                      <a:prstGeom prst="rect">
                        <a:avLst/>
                      </a:prstGeom>
                    </pic:spPr>
                  </pic:pic>
                </a:graphicData>
              </a:graphic>
            </wp:inline>
          </w:drawing>
        </w:r>
        <w:r w:rsidRPr="0012397A">
          <w:rPr>
            <w:noProof/>
          </w:rPr>
          <w:t xml:space="preserve"> </w:t>
        </w:r>
        <w:r>
          <w:rPr>
            <w:noProof/>
          </w:rPr>
          <w:drawing>
            <wp:inline distT="0" distB="0" distL="0" distR="0" wp14:anchorId="61CD0E4E" wp14:editId="170B59A4">
              <wp:extent cx="2529770" cy="1676400"/>
              <wp:effectExtent l="0" t="0" r="0" b="0"/>
              <wp:docPr id="316561842" name="Picture 316561842" descr="A graph of a graph of a graph&#10;&#10;Description automatically generated with medium confidence">
                <a:extLst xmlns:a="http://schemas.openxmlformats.org/drawingml/2006/main">
                  <a:ext uri="{FF2B5EF4-FFF2-40B4-BE49-F238E27FC236}">
                    <a16:creationId xmlns:a16="http://schemas.microsoft.com/office/drawing/2014/main" id="{904527FC-553E-95AE-1926-1AF2425928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61842" name="Picture 316561842" descr="A graph of a graph of a graph&#10;&#10;Description automatically generated with medium confidence">
                        <a:extLst>
                          <a:ext uri="{FF2B5EF4-FFF2-40B4-BE49-F238E27FC236}">
                            <a16:creationId xmlns:a16="http://schemas.microsoft.com/office/drawing/2014/main" id="{904527FC-553E-95AE-1926-1AF24259284F}"/>
                          </a:ext>
                        </a:extLst>
                      </pic:cNvPr>
                      <pic:cNvPicPr>
                        <a:picLocks noChangeAspect="1"/>
                      </pic:cNvPicPr>
                    </pic:nvPicPr>
                    <pic:blipFill>
                      <a:blip r:embed="rId33"/>
                      <a:stretch>
                        <a:fillRect/>
                      </a:stretch>
                    </pic:blipFill>
                    <pic:spPr>
                      <a:xfrm>
                        <a:off x="0" y="0"/>
                        <a:ext cx="2558290" cy="1695300"/>
                      </a:xfrm>
                      <a:prstGeom prst="rect">
                        <a:avLst/>
                      </a:prstGeom>
                    </pic:spPr>
                  </pic:pic>
                </a:graphicData>
              </a:graphic>
            </wp:inline>
          </w:drawing>
        </w:r>
      </w:ins>
    </w:p>
    <w:p w14:paraId="56644F72" w14:textId="73EE73EF" w:rsidR="00C4270B" w:rsidRDefault="00C4270B" w:rsidP="00C4270B">
      <w:pPr>
        <w:rPr>
          <w:ins w:id="1269" w:author="Ferdous, Md Sakib [C B E]" w:date="2023-08-22T21:35:00Z"/>
          <w:bCs/>
        </w:rPr>
      </w:pPr>
      <w:bookmarkStart w:id="1270" w:name="_Ref432595163"/>
      <w:ins w:id="1271" w:author="Ferdous, Md Sakib [C B E]" w:date="2023-08-22T19:28:00Z">
        <w:r w:rsidRPr="00D315C1">
          <w:rPr>
            <w:bCs/>
          </w:rPr>
          <w:t>Figure</w:t>
        </w:r>
        <w:bookmarkEnd w:id="1270"/>
        <w:r w:rsidRPr="00D315C1">
          <w:rPr>
            <w:bCs/>
          </w:rPr>
          <w:t>: Effect of hand weeding for 3 cases: OFF all years, ON odd years + OFF even years, ON all years. Resistance is delayed most by always using hand weeding.</w:t>
        </w:r>
      </w:ins>
    </w:p>
    <w:p w14:paraId="0CC39572" w14:textId="77777777" w:rsidR="0012397A" w:rsidRDefault="0012397A" w:rsidP="00C4270B">
      <w:pPr>
        <w:rPr>
          <w:ins w:id="1272" w:author="Ferdous, Md Sakib [C B E]" w:date="2023-08-22T19:28:00Z"/>
          <w:bCs/>
        </w:rPr>
      </w:pPr>
    </w:p>
    <w:bookmarkEnd w:id="1263"/>
    <w:p w14:paraId="6812AF7C" w14:textId="77777777" w:rsidR="00C4270B" w:rsidRPr="00F27CAE" w:rsidRDefault="00C4270B" w:rsidP="00C4270B">
      <w:pPr>
        <w:rPr>
          <w:ins w:id="1273" w:author="Ferdous, Md Sakib [C B E]" w:date="2023-08-22T19:28:00Z"/>
        </w:rPr>
      </w:pPr>
    </w:p>
    <w:p w14:paraId="2FE310CC" w14:textId="77777777" w:rsidR="00C4270B" w:rsidRPr="00F27CAE" w:rsidRDefault="00C4270B" w:rsidP="00C4270B">
      <w:pPr>
        <w:rPr>
          <w:ins w:id="1274" w:author="Ferdous, Md Sakib [C B E]" w:date="2023-08-22T19:28:00Z"/>
        </w:rPr>
      </w:pPr>
    </w:p>
    <w:p w14:paraId="2A881DF5" w14:textId="77777777" w:rsidR="00C4270B" w:rsidRDefault="00C4270B" w:rsidP="00C4270B">
      <w:pPr>
        <w:rPr>
          <w:ins w:id="1275" w:author="Ferdous, Md Sakib [C B E]" w:date="2023-08-25T00:06:00Z"/>
        </w:rPr>
      </w:pPr>
      <w:ins w:id="1276" w:author="Ferdous, Md Sakib [C B E]" w:date="2023-08-22T19:28:00Z">
        <w:r>
          <w:t xml:space="preserve">The weed resistance model developed at DAS takes the best of current academic models to generate a defacto and versatile model to predict the onset of weed resistance of up to 4 different mode of action herbicides that could be applied within a given growing season.  However, this model is further expanded and refined to take it out of the hands of a skilled programmer or mathematical modeler and place into the hands of subject matter experts (e.g., weed scientists) via the inclusion of an intuitive graphical user interface (MS Excel and VBA) where both input and simulation output are summarized.  Thus, </w:t>
        </w:r>
        <w:proofErr w:type="gramStart"/>
        <w:r>
          <w:t>as long as</w:t>
        </w:r>
        <w:proofErr w:type="gramEnd"/>
        <w:r>
          <w:t xml:space="preserve"> a user understands MS Excel (and the biology of weeds), then they should be able to run simulations and various management practices to explore the impact on weed resistance and product concept profitability into the future.  A first for this research area is the incorporation of management practices such that now the onset of weed resistance can be managed.  An optimization routine was built around the management practices such that the optimal selection of BMPS over the product lifespan can be selected that maximizes the profitability.</w:t>
        </w:r>
      </w:ins>
    </w:p>
    <w:p w14:paraId="36A46CE6" w14:textId="77777777" w:rsidR="00A241CA" w:rsidRDefault="00A241CA" w:rsidP="00C4270B">
      <w:pPr>
        <w:rPr>
          <w:ins w:id="1277" w:author="Ferdous, Md Sakib [C B E]" w:date="2023-08-25T00:06:00Z"/>
        </w:rPr>
      </w:pPr>
    </w:p>
    <w:p w14:paraId="3DEF0DEA" w14:textId="77777777" w:rsidR="00CE4F53" w:rsidRDefault="00CE4F53">
      <w:pPr>
        <w:spacing w:after="160" w:line="259" w:lineRule="auto"/>
        <w:rPr>
          <w:ins w:id="1278" w:author="Ferdous, Md Sakib [C B E]" w:date="2023-08-25T00:12:00Z"/>
          <w:rFonts w:asciiTheme="majorHAnsi" w:eastAsiaTheme="majorEastAsia" w:hAnsiTheme="majorHAnsi" w:cstheme="majorBidi"/>
          <w:i/>
          <w:color w:val="1F3763" w:themeColor="accent1" w:themeShade="7F"/>
          <w:sz w:val="28"/>
        </w:rPr>
      </w:pPr>
      <w:ins w:id="1279" w:author="Ferdous, Md Sakib [C B E]" w:date="2023-08-25T00:12:00Z">
        <w:r>
          <w:br w:type="page"/>
        </w:r>
      </w:ins>
    </w:p>
    <w:p w14:paraId="4E357613" w14:textId="1B343C03" w:rsidR="00A241CA" w:rsidRDefault="00A241CA" w:rsidP="00A241CA">
      <w:pPr>
        <w:pStyle w:val="Heading3"/>
        <w:rPr>
          <w:ins w:id="1280" w:author="Ferdous, Md Sakib [C B E]" w:date="2023-08-25T00:12:00Z"/>
        </w:rPr>
      </w:pPr>
      <w:ins w:id="1281" w:author="Ferdous, Md Sakib [C B E]" w:date="2023-08-25T00:09:00Z">
        <w:r>
          <w:lastRenderedPageBreak/>
          <w:t>Tilling</w:t>
        </w:r>
      </w:ins>
    </w:p>
    <w:p w14:paraId="369DCED7" w14:textId="77777777" w:rsidR="00CE4F53" w:rsidRPr="00CE4F53" w:rsidRDefault="00CE4F53" w:rsidP="00CE4F53">
      <w:pPr>
        <w:rPr>
          <w:ins w:id="1282" w:author="Ferdous, Md Sakib [C B E]" w:date="2023-08-22T19:28:00Z"/>
        </w:rPr>
      </w:pPr>
    </w:p>
    <w:p w14:paraId="42F1FB46" w14:textId="5D7DC360" w:rsidR="00C4270B" w:rsidRDefault="00C4270B" w:rsidP="00C4270B">
      <w:pPr>
        <w:rPr>
          <w:ins w:id="1283" w:author="Ferdous, Md Sakib [C B E]" w:date="2023-08-24T22:31:00Z"/>
        </w:rPr>
      </w:pPr>
      <w:ins w:id="1284" w:author="Ferdous, Md Sakib [C B E]" w:date="2023-08-22T19:28:00Z">
        <w:r>
          <w:t xml:space="preserve">Finally, the effect of tilling is examined. Three cases are considered: No tilling, tilling at year 10, and tilling at year 10 and year 20. In all cases, degradation in the lower seed bank is set to zero. As seen in </w:t>
        </w:r>
        <w:r>
          <w:fldChar w:fldCharType="begin"/>
        </w:r>
        <w:r>
          <w:instrText xml:space="preserve"> REF _Ref432595949 \h </w:instrText>
        </w:r>
      </w:ins>
      <w:ins w:id="1285" w:author="Ferdous, Md Sakib [C B E]" w:date="2023-08-22T19:28:00Z">
        <w:r>
          <w:fldChar w:fldCharType="separate"/>
        </w:r>
        <w:r w:rsidRPr="00BC158E">
          <w:t xml:space="preserve">Figure </w:t>
        </w:r>
        <w:r>
          <w:fldChar w:fldCharType="end"/>
        </w:r>
        <w:r>
          <w:t xml:space="preserve">, all three cases track together until year 10. As the no till case continues to rise, both tillage cases drop to nearly zero. The year 10 till case steadily increases, eventually reaching total resistance at around year 27. The year 20 till case suddenly jumps </w:t>
        </w:r>
      </w:ins>
      <w:ins w:id="1286" w:author="Ferdous, Md Sakib [C B E]" w:date="2023-08-24T22:44:00Z">
        <w:r w:rsidR="001A433C">
          <w:t>to</w:t>
        </w:r>
      </w:ins>
      <w:ins w:id="1287" w:author="Ferdous, Md Sakib [C B E]" w:date="2023-08-22T19:28:00Z">
        <w:r>
          <w:t xml:space="preserve"> year 20. This is because there is no seed degradation in the lower seed bank. The highly resistant </w:t>
        </w:r>
      </w:ins>
      <w:ins w:id="1288" w:author="Ferdous, Md Sakib [C B E]" w:date="2023-08-24T22:44:00Z">
        <w:r w:rsidR="001A433C">
          <w:t>seeds</w:t>
        </w:r>
      </w:ins>
      <w:ins w:id="1289" w:author="Ferdous, Md Sakib [C B E]" w:date="2023-08-22T19:28:00Z">
        <w:r>
          <w:t xml:space="preserve"> which were buried </w:t>
        </w:r>
        <w:proofErr w:type="gramStart"/>
        <w:r>
          <w:t>at</w:t>
        </w:r>
        <w:proofErr w:type="gramEnd"/>
        <w:r>
          <w:t xml:space="preserve"> year 10 are reintroduced at year 20. Thus, depending on soil degradation conditions, more than one tillage may not decrease resistance. </w:t>
        </w:r>
      </w:ins>
    </w:p>
    <w:p w14:paraId="0EEC0F8D" w14:textId="77777777" w:rsidR="005B7C2E" w:rsidRPr="00F27CAE" w:rsidRDefault="005B7C2E" w:rsidP="00C4270B">
      <w:pPr>
        <w:rPr>
          <w:ins w:id="1290" w:author="Ferdous, Md Sakib [C B E]" w:date="2023-08-22T19:28:00Z"/>
        </w:rPr>
      </w:pPr>
    </w:p>
    <w:p w14:paraId="584179E8" w14:textId="18D9DB12" w:rsidR="00C4270B" w:rsidRPr="00D315C1" w:rsidRDefault="00C4270B" w:rsidP="00C4270B">
      <w:pPr>
        <w:rPr>
          <w:ins w:id="1291" w:author="Ferdous, Md Sakib [C B E]" w:date="2023-08-22T19:28:00Z"/>
          <w:bCs/>
        </w:rPr>
      </w:pPr>
      <w:ins w:id="1292" w:author="Ferdous, Md Sakib [C B E]" w:date="2023-08-22T19:28:00Z">
        <w:r w:rsidRPr="00D315C1">
          <w:rPr>
            <w:bCs/>
          </w:rPr>
          <w:t>Table: Effect of Tilling</w:t>
        </w:r>
      </w:ins>
    </w:p>
    <w:tbl>
      <w:tblPr>
        <w:tblW w:w="9473" w:type="dxa"/>
        <w:tblInd w:w="103" w:type="dxa"/>
        <w:tblLook w:val="04A0" w:firstRow="1" w:lastRow="0" w:firstColumn="1" w:lastColumn="0" w:noHBand="0" w:noVBand="1"/>
      </w:tblPr>
      <w:tblGrid>
        <w:gridCol w:w="3207"/>
        <w:gridCol w:w="2013"/>
        <w:gridCol w:w="2013"/>
        <w:gridCol w:w="2240"/>
      </w:tblGrid>
      <w:tr w:rsidR="00C4270B" w:rsidRPr="00F27CAE" w14:paraId="4E9FAF31" w14:textId="77777777" w:rsidTr="00AF7333">
        <w:trPr>
          <w:trHeight w:val="300"/>
          <w:ins w:id="1293" w:author="Ferdous, Md Sakib [C B E]" w:date="2023-08-22T19:28:00Z"/>
        </w:trPr>
        <w:tc>
          <w:tcPr>
            <w:tcW w:w="3207" w:type="dxa"/>
            <w:tcBorders>
              <w:top w:val="single" w:sz="4" w:space="0" w:color="FFFFFF"/>
              <w:left w:val="single" w:sz="4" w:space="0" w:color="auto"/>
              <w:bottom w:val="single" w:sz="4" w:space="0" w:color="FFFFFF"/>
              <w:right w:val="single" w:sz="4" w:space="0" w:color="FFFFFF"/>
            </w:tcBorders>
            <w:shd w:val="clear" w:color="000000" w:fill="E7E6E6" w:themeFill="background2"/>
            <w:vAlign w:val="center"/>
          </w:tcPr>
          <w:p w14:paraId="62EE8C13" w14:textId="77777777" w:rsidR="00C4270B" w:rsidRPr="00D315C1" w:rsidRDefault="00C4270B" w:rsidP="00AF7333">
            <w:pPr>
              <w:rPr>
                <w:ins w:id="1294" w:author="Ferdous, Md Sakib [C B E]" w:date="2023-08-22T19:28:00Z"/>
                <w:bCs/>
              </w:rPr>
            </w:pPr>
          </w:p>
        </w:tc>
        <w:tc>
          <w:tcPr>
            <w:tcW w:w="2013" w:type="dxa"/>
            <w:tcBorders>
              <w:top w:val="single" w:sz="4" w:space="0" w:color="FFFFFF"/>
              <w:left w:val="nil"/>
              <w:bottom w:val="nil"/>
              <w:right w:val="nil"/>
            </w:tcBorders>
            <w:shd w:val="clear" w:color="000000" w:fill="D9D9D9"/>
          </w:tcPr>
          <w:p w14:paraId="7480AA16" w14:textId="77777777" w:rsidR="00C4270B" w:rsidRPr="00D315C1" w:rsidRDefault="00C4270B" w:rsidP="00AF7333">
            <w:pPr>
              <w:rPr>
                <w:ins w:id="1295" w:author="Ferdous, Md Sakib [C B E]" w:date="2023-08-22T19:28:00Z"/>
              </w:rPr>
            </w:pPr>
            <w:ins w:id="1296" w:author="Ferdous, Md Sakib [C B E]" w:date="2023-08-22T19:28:00Z">
              <w:r w:rsidRPr="00D315C1">
                <w:t>No till</w:t>
              </w:r>
            </w:ins>
          </w:p>
        </w:tc>
        <w:tc>
          <w:tcPr>
            <w:tcW w:w="2013" w:type="dxa"/>
            <w:tcBorders>
              <w:top w:val="single" w:sz="4" w:space="0" w:color="FFFFFF"/>
              <w:left w:val="nil"/>
              <w:bottom w:val="nil"/>
              <w:right w:val="nil"/>
            </w:tcBorders>
            <w:shd w:val="clear" w:color="000000" w:fill="D9D9D9"/>
          </w:tcPr>
          <w:p w14:paraId="070A117F" w14:textId="77777777" w:rsidR="00C4270B" w:rsidRPr="00D315C1" w:rsidRDefault="00C4270B" w:rsidP="00AF7333">
            <w:pPr>
              <w:rPr>
                <w:ins w:id="1297" w:author="Ferdous, Md Sakib [C B E]" w:date="2023-08-22T19:28:00Z"/>
              </w:rPr>
            </w:pPr>
            <w:ins w:id="1298" w:author="Ferdous, Md Sakib [C B E]" w:date="2023-08-22T19:28:00Z">
              <w:r w:rsidRPr="00D315C1">
                <w:t>Till year 10</w:t>
              </w:r>
            </w:ins>
          </w:p>
        </w:tc>
        <w:tc>
          <w:tcPr>
            <w:tcW w:w="2240" w:type="dxa"/>
            <w:tcBorders>
              <w:top w:val="single" w:sz="4" w:space="0" w:color="FFFFFF"/>
              <w:left w:val="nil"/>
              <w:bottom w:val="nil"/>
              <w:right w:val="single" w:sz="4" w:space="0" w:color="auto"/>
            </w:tcBorders>
            <w:shd w:val="clear" w:color="000000" w:fill="D9D9D9"/>
            <w:noWrap/>
            <w:vAlign w:val="center"/>
          </w:tcPr>
          <w:p w14:paraId="284DE039" w14:textId="77777777" w:rsidR="00C4270B" w:rsidRPr="00D315C1" w:rsidRDefault="00C4270B" w:rsidP="00AF7333">
            <w:pPr>
              <w:rPr>
                <w:ins w:id="1299" w:author="Ferdous, Md Sakib [C B E]" w:date="2023-08-22T19:28:00Z"/>
              </w:rPr>
            </w:pPr>
            <w:ins w:id="1300" w:author="Ferdous, Md Sakib [C B E]" w:date="2023-08-22T19:28:00Z">
              <w:r w:rsidRPr="00D315C1">
                <w:t>Till year 10 + 20</w:t>
              </w:r>
            </w:ins>
          </w:p>
        </w:tc>
      </w:tr>
      <w:tr w:rsidR="00C4270B" w:rsidRPr="00F27CAE" w14:paraId="04EB3E48" w14:textId="77777777" w:rsidTr="00AF7333">
        <w:trPr>
          <w:trHeight w:val="300"/>
          <w:ins w:id="1301" w:author="Ferdous, Md Sakib [C B E]" w:date="2023-08-22T19:28:00Z"/>
        </w:trPr>
        <w:tc>
          <w:tcPr>
            <w:tcW w:w="3207" w:type="dxa"/>
            <w:tcBorders>
              <w:top w:val="single" w:sz="4" w:space="0" w:color="FFFFFF"/>
              <w:left w:val="single" w:sz="4" w:space="0" w:color="auto"/>
              <w:bottom w:val="single" w:sz="4" w:space="0" w:color="FFFFFF"/>
              <w:right w:val="single" w:sz="4" w:space="0" w:color="FFFFFF"/>
            </w:tcBorders>
            <w:shd w:val="clear" w:color="000000" w:fill="E7E6E6" w:themeFill="background2"/>
            <w:vAlign w:val="center"/>
            <w:hideMark/>
          </w:tcPr>
          <w:p w14:paraId="5F10C563" w14:textId="77777777" w:rsidR="00C4270B" w:rsidRPr="00D315C1" w:rsidRDefault="00C4270B" w:rsidP="00AF7333">
            <w:pPr>
              <w:rPr>
                <w:ins w:id="1302" w:author="Ferdous, Md Sakib [C B E]" w:date="2023-08-22T19:28:00Z"/>
                <w:bCs/>
              </w:rPr>
            </w:pPr>
            <w:ins w:id="1303" w:author="Ferdous, Md Sakib [C B E]" w:date="2023-08-22T19:28:00Z">
              <w:r w:rsidRPr="00D315C1">
                <w:rPr>
                  <w:bCs/>
                </w:rPr>
                <w:t>Median resistance onset time (years)</w:t>
              </w:r>
            </w:ins>
          </w:p>
        </w:tc>
        <w:tc>
          <w:tcPr>
            <w:tcW w:w="2013" w:type="dxa"/>
            <w:tcBorders>
              <w:top w:val="single" w:sz="4" w:space="0" w:color="FFFFFF"/>
              <w:left w:val="nil"/>
              <w:bottom w:val="nil"/>
              <w:right w:val="nil"/>
            </w:tcBorders>
            <w:shd w:val="clear" w:color="000000" w:fill="D9D9D9"/>
            <w:vAlign w:val="center"/>
          </w:tcPr>
          <w:p w14:paraId="217157F5" w14:textId="77777777" w:rsidR="00C4270B" w:rsidRPr="00D315C1" w:rsidRDefault="00C4270B" w:rsidP="00AF7333">
            <w:pPr>
              <w:jc w:val="center"/>
              <w:rPr>
                <w:ins w:id="1304" w:author="Ferdous, Md Sakib [C B E]" w:date="2023-08-22T19:28:00Z"/>
                <w:color w:val="000000"/>
              </w:rPr>
            </w:pPr>
            <w:ins w:id="1305" w:author="Ferdous, Md Sakib [C B E]" w:date="2023-08-22T19:28:00Z">
              <w:r w:rsidRPr="00D315C1">
                <w:rPr>
                  <w:color w:val="000000"/>
                </w:rPr>
                <w:t>5.93 (45%)</w:t>
              </w:r>
            </w:ins>
          </w:p>
        </w:tc>
        <w:tc>
          <w:tcPr>
            <w:tcW w:w="2013" w:type="dxa"/>
            <w:tcBorders>
              <w:top w:val="single" w:sz="4" w:space="0" w:color="FFFFFF"/>
              <w:left w:val="nil"/>
              <w:bottom w:val="nil"/>
              <w:right w:val="nil"/>
            </w:tcBorders>
            <w:shd w:val="clear" w:color="000000" w:fill="D9D9D9"/>
            <w:vAlign w:val="center"/>
          </w:tcPr>
          <w:p w14:paraId="1448288D" w14:textId="77777777" w:rsidR="00C4270B" w:rsidRPr="00D315C1" w:rsidRDefault="00C4270B" w:rsidP="00AF7333">
            <w:pPr>
              <w:jc w:val="center"/>
              <w:rPr>
                <w:ins w:id="1306" w:author="Ferdous, Md Sakib [C B E]" w:date="2023-08-22T19:28:00Z"/>
                <w:color w:val="000000"/>
              </w:rPr>
            </w:pPr>
            <w:ins w:id="1307" w:author="Ferdous, Md Sakib [C B E]" w:date="2023-08-22T19:28:00Z">
              <w:r w:rsidRPr="00D315C1">
                <w:rPr>
                  <w:color w:val="000000"/>
                </w:rPr>
                <w:t>7.64 (72%)</w:t>
              </w:r>
            </w:ins>
          </w:p>
        </w:tc>
        <w:tc>
          <w:tcPr>
            <w:tcW w:w="2240" w:type="dxa"/>
            <w:tcBorders>
              <w:top w:val="single" w:sz="4" w:space="0" w:color="FFFFFF"/>
              <w:left w:val="nil"/>
              <w:bottom w:val="nil"/>
              <w:right w:val="single" w:sz="4" w:space="0" w:color="auto"/>
            </w:tcBorders>
            <w:shd w:val="clear" w:color="000000" w:fill="D9D9D9"/>
            <w:noWrap/>
            <w:vAlign w:val="center"/>
            <w:hideMark/>
          </w:tcPr>
          <w:p w14:paraId="2F4854D5" w14:textId="77777777" w:rsidR="00C4270B" w:rsidRPr="00D315C1" w:rsidRDefault="00C4270B" w:rsidP="00AF7333">
            <w:pPr>
              <w:jc w:val="center"/>
              <w:rPr>
                <w:ins w:id="1308" w:author="Ferdous, Md Sakib [C B E]" w:date="2023-08-22T19:28:00Z"/>
                <w:color w:val="000000"/>
              </w:rPr>
            </w:pPr>
            <w:ins w:id="1309" w:author="Ferdous, Md Sakib [C B E]" w:date="2023-08-22T19:28:00Z">
              <w:r w:rsidRPr="00D315C1">
                <w:rPr>
                  <w:color w:val="000000"/>
                </w:rPr>
                <w:t>13.69 (75%)</w:t>
              </w:r>
            </w:ins>
          </w:p>
        </w:tc>
      </w:tr>
      <w:tr w:rsidR="00C4270B" w:rsidRPr="00F27CAE" w14:paraId="66B1B582" w14:textId="77777777" w:rsidTr="00AF7333">
        <w:trPr>
          <w:trHeight w:val="300"/>
          <w:ins w:id="1310" w:author="Ferdous, Md Sakib [C B E]" w:date="2023-08-22T19:28:00Z"/>
        </w:trPr>
        <w:tc>
          <w:tcPr>
            <w:tcW w:w="3207" w:type="dxa"/>
            <w:tcBorders>
              <w:top w:val="single" w:sz="4" w:space="0" w:color="FFFFFF"/>
              <w:left w:val="single" w:sz="4" w:space="0" w:color="auto"/>
              <w:bottom w:val="single" w:sz="4" w:space="0" w:color="FFFFFF"/>
              <w:right w:val="single" w:sz="4" w:space="0" w:color="FFFFFF"/>
            </w:tcBorders>
            <w:shd w:val="clear" w:color="000000" w:fill="E7E6E6" w:themeFill="background2"/>
            <w:vAlign w:val="center"/>
            <w:hideMark/>
          </w:tcPr>
          <w:p w14:paraId="4FC10DE6" w14:textId="77777777" w:rsidR="00C4270B" w:rsidRPr="00D315C1" w:rsidRDefault="00C4270B" w:rsidP="00AF7333">
            <w:pPr>
              <w:rPr>
                <w:ins w:id="1311" w:author="Ferdous, Md Sakib [C B E]" w:date="2023-08-22T19:28:00Z"/>
                <w:bCs/>
              </w:rPr>
            </w:pPr>
            <w:ins w:id="1312" w:author="Ferdous, Md Sakib [C B E]" w:date="2023-08-22T19:28:00Z">
              <w:r w:rsidRPr="00D315C1">
                <w:rPr>
                  <w:bCs/>
                </w:rPr>
                <w:t>Median critical resistance time (years)</w:t>
              </w:r>
            </w:ins>
          </w:p>
        </w:tc>
        <w:tc>
          <w:tcPr>
            <w:tcW w:w="2013" w:type="dxa"/>
            <w:tcBorders>
              <w:top w:val="single" w:sz="4" w:space="0" w:color="FFFFFF"/>
              <w:left w:val="nil"/>
              <w:bottom w:val="single" w:sz="4" w:space="0" w:color="FFFFFF"/>
              <w:right w:val="nil"/>
            </w:tcBorders>
            <w:shd w:val="clear" w:color="000000" w:fill="DCE6F1"/>
            <w:vAlign w:val="center"/>
          </w:tcPr>
          <w:p w14:paraId="3C3EFDCE" w14:textId="77777777" w:rsidR="00C4270B" w:rsidRPr="00D315C1" w:rsidRDefault="00C4270B" w:rsidP="00AF7333">
            <w:pPr>
              <w:jc w:val="center"/>
              <w:rPr>
                <w:ins w:id="1313" w:author="Ferdous, Md Sakib [C B E]" w:date="2023-08-22T19:28:00Z"/>
                <w:color w:val="000000"/>
              </w:rPr>
            </w:pPr>
            <w:ins w:id="1314" w:author="Ferdous, Md Sakib [C B E]" w:date="2023-08-22T19:28:00Z">
              <w:r w:rsidRPr="00D315C1">
                <w:rPr>
                  <w:color w:val="000000"/>
                </w:rPr>
                <w:t>7.64 (45%)</w:t>
              </w:r>
            </w:ins>
          </w:p>
        </w:tc>
        <w:tc>
          <w:tcPr>
            <w:tcW w:w="2013" w:type="dxa"/>
            <w:tcBorders>
              <w:top w:val="single" w:sz="4" w:space="0" w:color="FFFFFF"/>
              <w:left w:val="nil"/>
              <w:bottom w:val="single" w:sz="4" w:space="0" w:color="FFFFFF"/>
              <w:right w:val="nil"/>
            </w:tcBorders>
            <w:shd w:val="clear" w:color="000000" w:fill="DCE6F1"/>
            <w:vAlign w:val="center"/>
          </w:tcPr>
          <w:p w14:paraId="579BAC17" w14:textId="77777777" w:rsidR="00C4270B" w:rsidRPr="00D315C1" w:rsidRDefault="00C4270B" w:rsidP="00AF7333">
            <w:pPr>
              <w:jc w:val="center"/>
              <w:rPr>
                <w:ins w:id="1315" w:author="Ferdous, Md Sakib [C B E]" w:date="2023-08-22T19:28:00Z"/>
                <w:color w:val="000000"/>
              </w:rPr>
            </w:pPr>
            <w:ins w:id="1316" w:author="Ferdous, Md Sakib [C B E]" w:date="2023-08-22T19:28:00Z">
              <w:r w:rsidRPr="00D315C1">
                <w:rPr>
                  <w:color w:val="000000"/>
                </w:rPr>
                <w:t>16.52 (66%)</w:t>
              </w:r>
            </w:ins>
          </w:p>
        </w:tc>
        <w:tc>
          <w:tcPr>
            <w:tcW w:w="2240" w:type="dxa"/>
            <w:tcBorders>
              <w:top w:val="single" w:sz="4" w:space="0" w:color="FFFFFF"/>
              <w:left w:val="nil"/>
              <w:bottom w:val="single" w:sz="4" w:space="0" w:color="FFFFFF"/>
              <w:right w:val="single" w:sz="4" w:space="0" w:color="auto"/>
            </w:tcBorders>
            <w:shd w:val="clear" w:color="000000" w:fill="DCE6F1"/>
            <w:noWrap/>
            <w:vAlign w:val="center"/>
            <w:hideMark/>
          </w:tcPr>
          <w:p w14:paraId="0A25C98C" w14:textId="77777777" w:rsidR="00C4270B" w:rsidRPr="00D315C1" w:rsidRDefault="00C4270B" w:rsidP="00AF7333">
            <w:pPr>
              <w:jc w:val="center"/>
              <w:rPr>
                <w:ins w:id="1317" w:author="Ferdous, Md Sakib [C B E]" w:date="2023-08-22T19:28:00Z"/>
                <w:color w:val="000000"/>
              </w:rPr>
            </w:pPr>
            <w:ins w:id="1318" w:author="Ferdous, Md Sakib [C B E]" w:date="2023-08-22T19:28:00Z">
              <w:r w:rsidRPr="00D315C1">
                <w:rPr>
                  <w:color w:val="000000"/>
                </w:rPr>
                <w:t>15.82 (56%)</w:t>
              </w:r>
            </w:ins>
          </w:p>
        </w:tc>
      </w:tr>
      <w:tr w:rsidR="00C4270B" w:rsidRPr="00F27CAE" w14:paraId="5D9BB7E8" w14:textId="77777777" w:rsidTr="00AF7333">
        <w:trPr>
          <w:trHeight w:val="300"/>
          <w:ins w:id="1319" w:author="Ferdous, Md Sakib [C B E]" w:date="2023-08-22T19:28:00Z"/>
        </w:trPr>
        <w:tc>
          <w:tcPr>
            <w:tcW w:w="3207" w:type="dxa"/>
            <w:tcBorders>
              <w:top w:val="single" w:sz="4" w:space="0" w:color="FFFFFF"/>
              <w:left w:val="single" w:sz="4" w:space="0" w:color="auto"/>
              <w:bottom w:val="single" w:sz="4" w:space="0" w:color="FFFFFF"/>
              <w:right w:val="single" w:sz="4" w:space="0" w:color="FFFFFF"/>
            </w:tcBorders>
            <w:shd w:val="clear" w:color="000000" w:fill="E7E6E6" w:themeFill="background2"/>
            <w:vAlign w:val="center"/>
            <w:hideMark/>
          </w:tcPr>
          <w:p w14:paraId="4A8D182A" w14:textId="77777777" w:rsidR="00C4270B" w:rsidRPr="00D315C1" w:rsidRDefault="00C4270B" w:rsidP="00AF7333">
            <w:pPr>
              <w:rPr>
                <w:ins w:id="1320" w:author="Ferdous, Md Sakib [C B E]" w:date="2023-08-22T19:28:00Z"/>
                <w:bCs/>
              </w:rPr>
            </w:pPr>
            <w:ins w:id="1321" w:author="Ferdous, Md Sakib [C B E]" w:date="2023-08-22T19:28:00Z">
              <w:r w:rsidRPr="00D315C1">
                <w:rPr>
                  <w:bCs/>
                </w:rPr>
                <w:t>Median total resistance time (years)</w:t>
              </w:r>
            </w:ins>
          </w:p>
        </w:tc>
        <w:tc>
          <w:tcPr>
            <w:tcW w:w="2013" w:type="dxa"/>
            <w:tcBorders>
              <w:top w:val="nil"/>
              <w:left w:val="nil"/>
              <w:bottom w:val="nil"/>
              <w:right w:val="nil"/>
            </w:tcBorders>
            <w:shd w:val="clear" w:color="000000" w:fill="D9D9D9"/>
            <w:vAlign w:val="center"/>
          </w:tcPr>
          <w:p w14:paraId="21E4D83B" w14:textId="77777777" w:rsidR="00C4270B" w:rsidRPr="00D315C1" w:rsidRDefault="00C4270B" w:rsidP="00AF7333">
            <w:pPr>
              <w:jc w:val="center"/>
              <w:rPr>
                <w:ins w:id="1322" w:author="Ferdous, Md Sakib [C B E]" w:date="2023-08-22T19:28:00Z"/>
                <w:color w:val="000000"/>
              </w:rPr>
            </w:pPr>
            <w:ins w:id="1323" w:author="Ferdous, Md Sakib [C B E]" w:date="2023-08-22T19:28:00Z">
              <w:r w:rsidRPr="00D315C1">
                <w:rPr>
                  <w:color w:val="000000"/>
                </w:rPr>
                <w:t>9.77 (45%)</w:t>
              </w:r>
            </w:ins>
          </w:p>
        </w:tc>
        <w:tc>
          <w:tcPr>
            <w:tcW w:w="2013" w:type="dxa"/>
            <w:tcBorders>
              <w:top w:val="nil"/>
              <w:left w:val="nil"/>
              <w:bottom w:val="nil"/>
              <w:right w:val="nil"/>
            </w:tcBorders>
            <w:shd w:val="clear" w:color="000000" w:fill="D9D9D9"/>
            <w:vAlign w:val="center"/>
          </w:tcPr>
          <w:p w14:paraId="63480229" w14:textId="77777777" w:rsidR="00C4270B" w:rsidRPr="00D315C1" w:rsidRDefault="00C4270B" w:rsidP="00AF7333">
            <w:pPr>
              <w:jc w:val="center"/>
              <w:rPr>
                <w:ins w:id="1324" w:author="Ferdous, Md Sakib [C B E]" w:date="2023-08-22T19:28:00Z"/>
                <w:color w:val="000000"/>
              </w:rPr>
            </w:pPr>
            <w:ins w:id="1325" w:author="Ferdous, Md Sakib [C B E]" w:date="2023-08-22T19:28:00Z">
              <w:r w:rsidRPr="00D315C1">
                <w:rPr>
                  <w:color w:val="000000"/>
                </w:rPr>
                <w:t>26.93 (48%)</w:t>
              </w:r>
            </w:ins>
          </w:p>
        </w:tc>
        <w:tc>
          <w:tcPr>
            <w:tcW w:w="2240" w:type="dxa"/>
            <w:tcBorders>
              <w:top w:val="nil"/>
              <w:left w:val="nil"/>
              <w:bottom w:val="nil"/>
              <w:right w:val="single" w:sz="4" w:space="0" w:color="auto"/>
            </w:tcBorders>
            <w:shd w:val="clear" w:color="000000" w:fill="D9D9D9"/>
            <w:noWrap/>
            <w:vAlign w:val="center"/>
            <w:hideMark/>
          </w:tcPr>
          <w:p w14:paraId="5C87B79C" w14:textId="77777777" w:rsidR="00C4270B" w:rsidRPr="00D315C1" w:rsidRDefault="00C4270B" w:rsidP="00AF7333">
            <w:pPr>
              <w:jc w:val="center"/>
              <w:rPr>
                <w:ins w:id="1326" w:author="Ferdous, Md Sakib [C B E]" w:date="2023-08-22T19:28:00Z"/>
                <w:color w:val="000000"/>
              </w:rPr>
            </w:pPr>
            <w:ins w:id="1327" w:author="Ferdous, Md Sakib [C B E]" w:date="2023-08-22T19:28:00Z">
              <w:r w:rsidRPr="00D315C1">
                <w:rPr>
                  <w:color w:val="000000"/>
                </w:rPr>
                <w:t>19.67 (50%)</w:t>
              </w:r>
            </w:ins>
          </w:p>
        </w:tc>
      </w:tr>
      <w:tr w:rsidR="00C4270B" w:rsidRPr="00F27CAE" w14:paraId="0EA1905E" w14:textId="77777777" w:rsidTr="00AF7333">
        <w:trPr>
          <w:trHeight w:val="300"/>
          <w:ins w:id="1328" w:author="Ferdous, Md Sakib [C B E]" w:date="2023-08-22T19:28:00Z"/>
        </w:trPr>
        <w:tc>
          <w:tcPr>
            <w:tcW w:w="3207" w:type="dxa"/>
            <w:tcBorders>
              <w:top w:val="single" w:sz="4" w:space="0" w:color="FFFFFF"/>
              <w:left w:val="single" w:sz="4" w:space="0" w:color="auto"/>
              <w:bottom w:val="single" w:sz="4" w:space="0" w:color="auto"/>
              <w:right w:val="single" w:sz="4" w:space="0" w:color="FFFFFF"/>
            </w:tcBorders>
            <w:shd w:val="clear" w:color="000000" w:fill="E7E6E6" w:themeFill="background2"/>
            <w:vAlign w:val="center"/>
            <w:hideMark/>
          </w:tcPr>
          <w:p w14:paraId="39EB3020" w14:textId="77777777" w:rsidR="00C4270B" w:rsidRPr="00D315C1" w:rsidRDefault="00C4270B" w:rsidP="00AF7333">
            <w:pPr>
              <w:rPr>
                <w:ins w:id="1329" w:author="Ferdous, Md Sakib [C B E]" w:date="2023-08-22T19:28:00Z"/>
                <w:bCs/>
              </w:rPr>
            </w:pPr>
            <w:ins w:id="1330" w:author="Ferdous, Md Sakib [C B E]" w:date="2023-08-22T19:28:00Z">
              <w:r w:rsidRPr="00D315C1">
                <w:rPr>
                  <w:bCs/>
                </w:rPr>
                <w:t>Average risk integral</w:t>
              </w:r>
            </w:ins>
          </w:p>
        </w:tc>
        <w:tc>
          <w:tcPr>
            <w:tcW w:w="2013" w:type="dxa"/>
            <w:tcBorders>
              <w:top w:val="single" w:sz="4" w:space="0" w:color="FFFFFF"/>
              <w:left w:val="nil"/>
              <w:bottom w:val="single" w:sz="4" w:space="0" w:color="auto"/>
              <w:right w:val="nil"/>
            </w:tcBorders>
            <w:shd w:val="clear" w:color="000000" w:fill="DCE6F1"/>
            <w:vAlign w:val="center"/>
          </w:tcPr>
          <w:p w14:paraId="0EA2043C" w14:textId="77777777" w:rsidR="00C4270B" w:rsidRPr="00D315C1" w:rsidRDefault="00C4270B" w:rsidP="00AF7333">
            <w:pPr>
              <w:jc w:val="center"/>
              <w:rPr>
                <w:ins w:id="1331" w:author="Ferdous, Md Sakib [C B E]" w:date="2023-08-22T19:28:00Z"/>
                <w:color w:val="000000"/>
              </w:rPr>
            </w:pPr>
            <w:ins w:id="1332" w:author="Ferdous, Md Sakib [C B E]" w:date="2023-08-22T19:28:00Z">
              <w:r w:rsidRPr="00D315C1">
                <w:rPr>
                  <w:color w:val="000000"/>
                </w:rPr>
                <w:t>0.37</w:t>
              </w:r>
            </w:ins>
          </w:p>
        </w:tc>
        <w:tc>
          <w:tcPr>
            <w:tcW w:w="2013" w:type="dxa"/>
            <w:tcBorders>
              <w:top w:val="single" w:sz="4" w:space="0" w:color="FFFFFF"/>
              <w:left w:val="nil"/>
              <w:bottom w:val="single" w:sz="4" w:space="0" w:color="auto"/>
              <w:right w:val="nil"/>
            </w:tcBorders>
            <w:shd w:val="clear" w:color="000000" w:fill="DCE6F1"/>
            <w:vAlign w:val="center"/>
          </w:tcPr>
          <w:p w14:paraId="788925A5" w14:textId="77777777" w:rsidR="00C4270B" w:rsidRPr="00D315C1" w:rsidRDefault="00C4270B" w:rsidP="00AF7333">
            <w:pPr>
              <w:jc w:val="center"/>
              <w:rPr>
                <w:ins w:id="1333" w:author="Ferdous, Md Sakib [C B E]" w:date="2023-08-22T19:28:00Z"/>
                <w:color w:val="000000"/>
              </w:rPr>
            </w:pPr>
            <w:ins w:id="1334" w:author="Ferdous, Md Sakib [C B E]" w:date="2023-08-22T19:28:00Z">
              <w:r w:rsidRPr="00D315C1">
                <w:rPr>
                  <w:color w:val="000000"/>
                </w:rPr>
                <w:t>0.30</w:t>
              </w:r>
            </w:ins>
          </w:p>
        </w:tc>
        <w:tc>
          <w:tcPr>
            <w:tcW w:w="2240" w:type="dxa"/>
            <w:tcBorders>
              <w:top w:val="single" w:sz="4" w:space="0" w:color="FFFFFF"/>
              <w:left w:val="nil"/>
              <w:bottom w:val="single" w:sz="4" w:space="0" w:color="auto"/>
              <w:right w:val="single" w:sz="4" w:space="0" w:color="auto"/>
            </w:tcBorders>
            <w:shd w:val="clear" w:color="000000" w:fill="DCE6F1"/>
            <w:noWrap/>
            <w:vAlign w:val="center"/>
            <w:hideMark/>
          </w:tcPr>
          <w:p w14:paraId="40761F75" w14:textId="77777777" w:rsidR="00C4270B" w:rsidRPr="00D315C1" w:rsidRDefault="00C4270B" w:rsidP="00AF7333">
            <w:pPr>
              <w:jc w:val="center"/>
              <w:rPr>
                <w:ins w:id="1335" w:author="Ferdous, Md Sakib [C B E]" w:date="2023-08-22T19:28:00Z"/>
                <w:color w:val="000000"/>
              </w:rPr>
            </w:pPr>
            <w:ins w:id="1336" w:author="Ferdous, Md Sakib [C B E]" w:date="2023-08-22T19:28:00Z">
              <w:r w:rsidRPr="00D315C1">
                <w:rPr>
                  <w:color w:val="000000"/>
                </w:rPr>
                <w:t>0.29</w:t>
              </w:r>
            </w:ins>
          </w:p>
        </w:tc>
      </w:tr>
    </w:tbl>
    <w:p w14:paraId="672C16DA" w14:textId="77777777" w:rsidR="00C4270B" w:rsidRDefault="00C4270B" w:rsidP="00C4270B">
      <w:pPr>
        <w:rPr>
          <w:ins w:id="1337" w:author="Ferdous, Md Sakib [C B E]" w:date="2023-08-22T19:28:00Z"/>
        </w:rPr>
      </w:pPr>
    </w:p>
    <w:tbl>
      <w:tblPr>
        <w:tblStyle w:val="TableGrid"/>
        <w:tblW w:w="9523" w:type="dxa"/>
        <w:tblLook w:val="04A0" w:firstRow="1" w:lastRow="0" w:firstColumn="1" w:lastColumn="0" w:noHBand="0" w:noVBand="1"/>
        <w:tblPrChange w:id="1338" w:author="Ferdous, Md Sakib [C B E]" w:date="2023-08-22T21:37:00Z">
          <w:tblPr>
            <w:tblStyle w:val="TableGrid"/>
            <w:tblW w:w="9434" w:type="dxa"/>
            <w:tblLook w:val="04A0" w:firstRow="1" w:lastRow="0" w:firstColumn="1" w:lastColumn="0" w:noHBand="0" w:noVBand="1"/>
          </w:tblPr>
        </w:tblPrChange>
      </w:tblPr>
      <w:tblGrid>
        <w:gridCol w:w="9523"/>
        <w:tblGridChange w:id="1339">
          <w:tblGrid>
            <w:gridCol w:w="9434"/>
          </w:tblGrid>
        </w:tblGridChange>
      </w:tblGrid>
      <w:tr w:rsidR="00C4270B" w14:paraId="72E72438" w14:textId="77777777" w:rsidTr="0012397A">
        <w:trPr>
          <w:trHeight w:val="2890"/>
          <w:ins w:id="1340" w:author="Ferdous, Md Sakib [C B E]" w:date="2023-08-22T19:28:00Z"/>
          <w:trPrChange w:id="1341" w:author="Ferdous, Md Sakib [C B E]" w:date="2023-08-22T21:37:00Z">
            <w:trPr>
              <w:trHeight w:val="6335"/>
            </w:trPr>
          </w:trPrChange>
        </w:trPr>
        <w:tc>
          <w:tcPr>
            <w:tcW w:w="9523" w:type="dxa"/>
            <w:tcPrChange w:id="1342" w:author="Ferdous, Md Sakib [C B E]" w:date="2023-08-22T21:37:00Z">
              <w:tcPr>
                <w:tcW w:w="9434" w:type="dxa"/>
              </w:tcPr>
            </w:tcPrChange>
          </w:tcPr>
          <w:p w14:paraId="379D7070" w14:textId="77777777" w:rsidR="0012397A" w:rsidRDefault="0012397A" w:rsidP="00AF7333">
            <w:pPr>
              <w:keepNext/>
              <w:rPr>
                <w:ins w:id="1343" w:author="Ferdous, Md Sakib [C B E]" w:date="2023-08-22T21:37:00Z"/>
              </w:rPr>
            </w:pPr>
          </w:p>
          <w:p w14:paraId="21758596" w14:textId="74506D33" w:rsidR="00C4270B" w:rsidRDefault="0012397A" w:rsidP="00AF7333">
            <w:pPr>
              <w:keepNext/>
              <w:rPr>
                <w:ins w:id="1344" w:author="Ferdous, Md Sakib [C B E]" w:date="2023-08-22T19:28:00Z"/>
              </w:rPr>
            </w:pPr>
            <w:ins w:id="1345" w:author="Ferdous, Md Sakib [C B E]" w:date="2023-08-22T21:38:00Z">
              <w:r>
                <w:t xml:space="preserve">   </w:t>
              </w:r>
            </w:ins>
            <w:ins w:id="1346" w:author="Ferdous, Md Sakib [C B E]" w:date="2023-08-22T21:37:00Z">
              <w:r w:rsidRPr="0012397A">
                <w:rPr>
                  <w:noProof/>
                </w:rPr>
                <w:drawing>
                  <wp:inline distT="0" distB="0" distL="0" distR="0" wp14:anchorId="4A43C07B" wp14:editId="2413F163">
                    <wp:extent cx="2976245" cy="1532051"/>
                    <wp:effectExtent l="0" t="0" r="0" b="0"/>
                    <wp:docPr id="1396631713" name="Graphic 1396631713">
                      <a:extLst xmlns:a="http://schemas.openxmlformats.org/drawingml/2006/main">
                        <a:ext uri="{FF2B5EF4-FFF2-40B4-BE49-F238E27FC236}">
                          <a16:creationId xmlns:a16="http://schemas.microsoft.com/office/drawing/2014/main" id="{7EB7FB1E-AE84-7AFD-B8AE-A68F8AFB1A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EB7FB1E-AE84-7AFD-B8AE-A68F8AFB1A7A}"/>
                                </a:ext>
                              </a:extLst>
                            </pic:cNvPr>
                            <pic:cNvPicPr>
                              <a:picLocks noChangeAspect="1"/>
                            </pic:cNvPicPr>
                          </pic:nvPicPr>
                          <pic:blipFill rotWithShape="1">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rcRect/>
                            <a:stretch/>
                          </pic:blipFill>
                          <pic:spPr>
                            <a:xfrm>
                              <a:off x="0" y="0"/>
                              <a:ext cx="2999830" cy="1544191"/>
                            </a:xfrm>
                            <a:prstGeom prst="rect">
                              <a:avLst/>
                            </a:prstGeom>
                          </pic:spPr>
                        </pic:pic>
                      </a:graphicData>
                    </a:graphic>
                  </wp:inline>
                </w:drawing>
              </w:r>
            </w:ins>
            <w:ins w:id="1347" w:author="Ferdous, Md Sakib [C B E]" w:date="2023-08-22T21:38:00Z">
              <w:r>
                <w:t xml:space="preserve">    </w:t>
              </w:r>
              <w:r w:rsidRPr="0012397A">
                <w:rPr>
                  <w:noProof/>
                </w:rPr>
                <w:drawing>
                  <wp:inline distT="0" distB="0" distL="0" distR="0" wp14:anchorId="681DA8CF" wp14:editId="081F9FD5">
                    <wp:extent cx="2257425" cy="1771046"/>
                    <wp:effectExtent l="0" t="0" r="0" b="0"/>
                    <wp:docPr id="823303175" name="Graphic 823303175">
                      <a:extLst xmlns:a="http://schemas.openxmlformats.org/drawingml/2006/main">
                        <a:ext uri="{FF2B5EF4-FFF2-40B4-BE49-F238E27FC236}">
                          <a16:creationId xmlns:a16="http://schemas.microsoft.com/office/drawing/2014/main" id="{904527FC-553E-95AE-1926-1AF2425928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04527FC-553E-95AE-1926-1AF24259284F}"/>
                                </a:ext>
                              </a:extLst>
                            </pic:cNvPr>
                            <pic:cNvPicPr>
                              <a:picLocks noChangeAspect="1"/>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rcRect/>
                            <a:stretch/>
                          </pic:blipFill>
                          <pic:spPr>
                            <a:xfrm>
                              <a:off x="0" y="0"/>
                              <a:ext cx="2290772" cy="1797208"/>
                            </a:xfrm>
                            <a:prstGeom prst="rect">
                              <a:avLst/>
                            </a:prstGeom>
                          </pic:spPr>
                        </pic:pic>
                      </a:graphicData>
                    </a:graphic>
                  </wp:inline>
                </w:drawing>
              </w:r>
            </w:ins>
          </w:p>
          <w:p w14:paraId="34927D8C" w14:textId="294055AE" w:rsidR="00C4270B" w:rsidRPr="00D315C1" w:rsidRDefault="00C4270B" w:rsidP="00AF7333">
            <w:pPr>
              <w:pStyle w:val="Caption"/>
              <w:rPr>
                <w:ins w:id="1348" w:author="Ferdous, Md Sakib [C B E]" w:date="2023-08-22T19:28:00Z"/>
                <w:rFonts w:ascii="Times New Roman" w:hAnsi="Times New Roman" w:cs="Times New Roman"/>
                <w:b w:val="0"/>
                <w:sz w:val="24"/>
                <w:szCs w:val="24"/>
              </w:rPr>
            </w:pPr>
            <w:bookmarkStart w:id="1349" w:name="_Ref432595949"/>
            <w:ins w:id="1350" w:author="Ferdous, Md Sakib [C B E]" w:date="2023-08-22T19:28:00Z">
              <w:r w:rsidRPr="00D315C1">
                <w:rPr>
                  <w:rFonts w:ascii="Times New Roman" w:hAnsi="Times New Roman" w:cs="Times New Roman"/>
                  <w:b w:val="0"/>
                  <w:color w:val="auto"/>
                  <w:sz w:val="24"/>
                  <w:szCs w:val="24"/>
                </w:rPr>
                <w:t>Figure</w:t>
              </w:r>
            </w:ins>
            <w:bookmarkEnd w:id="1349"/>
            <w:ins w:id="1351" w:author="Ferdous, Md Sakib [C B E]" w:date="2023-08-24T23:01:00Z">
              <w:r w:rsidR="00D06596">
                <w:rPr>
                  <w:rFonts w:ascii="Times New Roman" w:hAnsi="Times New Roman" w:cs="Times New Roman"/>
                  <w:b w:val="0"/>
                  <w:color w:val="auto"/>
                  <w:sz w:val="24"/>
                  <w:szCs w:val="24"/>
                </w:rPr>
                <w:t xml:space="preserve"> </w:t>
              </w:r>
            </w:ins>
            <w:ins w:id="1352" w:author="Ferdous, Md Sakib [C B E]" w:date="2023-08-22T19:28:00Z">
              <w:r w:rsidRPr="00D315C1">
                <w:rPr>
                  <w:rFonts w:ascii="Times New Roman" w:hAnsi="Times New Roman" w:cs="Times New Roman"/>
                  <w:b w:val="0"/>
                  <w:color w:val="auto"/>
                  <w:sz w:val="24"/>
                  <w:szCs w:val="24"/>
                </w:rPr>
                <w:t>.  Impact of 0, 1, and 2 tillage events.</w:t>
              </w:r>
            </w:ins>
          </w:p>
        </w:tc>
      </w:tr>
    </w:tbl>
    <w:p w14:paraId="286579AC" w14:textId="77777777" w:rsidR="00C4270B" w:rsidRDefault="00C4270B" w:rsidP="00C4270B">
      <w:pPr>
        <w:rPr>
          <w:ins w:id="1353" w:author="Ferdous, Md Sakib [C B E]" w:date="2023-08-22T19:28:00Z"/>
        </w:rPr>
      </w:pPr>
    </w:p>
    <w:p w14:paraId="57F982BD" w14:textId="77777777" w:rsidR="00C4270B" w:rsidRDefault="00C4270B" w:rsidP="00C4270B">
      <w:pPr>
        <w:rPr>
          <w:ins w:id="1354" w:author="Ferdous, Md Sakib [C B E]" w:date="2023-08-22T19:28:00Z"/>
        </w:rPr>
      </w:pPr>
      <w:ins w:id="1355" w:author="Ferdous, Md Sakib [C B E]" w:date="2023-08-22T19:28:00Z">
        <w:r w:rsidRPr="00F30950">
          <w:t xml:space="preserve">General Observations:  1 tillage over the product lifespan (25 years in this example) is the most sensitive management practice and any further tillage in subsequent years provided a diminishing return in terms of minimizing </w:t>
        </w:r>
        <w:r w:rsidRPr="00F30950">
          <w:rPr>
            <w:i/>
          </w:rPr>
          <w:t>RI</w:t>
        </w:r>
        <w:r w:rsidRPr="00F30950">
          <w:t>.</w:t>
        </w:r>
      </w:ins>
    </w:p>
    <w:p w14:paraId="6823A5D8" w14:textId="77777777" w:rsidR="00C4270B" w:rsidRDefault="00C4270B">
      <w:pPr>
        <w:rPr>
          <w:ins w:id="1356" w:author="Ferdous, Md Sakib [C B E]" w:date="2023-08-22T19:18:00Z"/>
        </w:rPr>
      </w:pPr>
    </w:p>
    <w:p w14:paraId="6A133A79" w14:textId="77777777" w:rsidR="00C4270B" w:rsidRPr="0051405D" w:rsidRDefault="00C4270B">
      <w:pPr>
        <w:rPr>
          <w:ins w:id="1357" w:author="Ferdous, Md Sakib [C B E]" w:date="2023-07-15T16:33:00Z"/>
        </w:rPr>
        <w:pPrChange w:id="1358" w:author="Ferdous, Md Sakib [C B E]" w:date="2023-07-18T10:52:00Z">
          <w:pPr>
            <w:pStyle w:val="Heading2"/>
          </w:pPr>
        </w:pPrChange>
      </w:pPr>
    </w:p>
    <w:p w14:paraId="64879D79" w14:textId="77777777" w:rsidR="00C4270B" w:rsidRDefault="00C4270B">
      <w:pPr>
        <w:spacing w:after="160" w:line="259" w:lineRule="auto"/>
        <w:rPr>
          <w:ins w:id="1359" w:author="Ferdous, Md Sakib [C B E]" w:date="2023-08-22T19:28:00Z"/>
          <w:rFonts w:asciiTheme="majorHAnsi" w:eastAsiaTheme="majorEastAsia" w:hAnsiTheme="majorHAnsi" w:cstheme="majorBidi"/>
          <w:color w:val="2F5496" w:themeColor="accent1" w:themeShade="BF"/>
          <w:sz w:val="32"/>
          <w:szCs w:val="32"/>
        </w:rPr>
      </w:pPr>
      <w:ins w:id="1360" w:author="Ferdous, Md Sakib [C B E]" w:date="2023-08-22T19:28:00Z">
        <w:r>
          <w:br w:type="page"/>
        </w:r>
      </w:ins>
    </w:p>
    <w:p w14:paraId="2DA69C34" w14:textId="77777777" w:rsidR="00386FD7" w:rsidRPr="00F32A0D" w:rsidRDefault="00386FD7" w:rsidP="00386FD7">
      <w:pPr>
        <w:pStyle w:val="Heading2"/>
        <w:rPr>
          <w:ins w:id="1361" w:author="Ferdous, Md Sakib [C B E]" w:date="2023-08-23T07:28:00Z"/>
        </w:rPr>
      </w:pPr>
      <w:bookmarkStart w:id="1362" w:name="_Toc143668158"/>
      <w:commentRangeStart w:id="1363"/>
      <w:ins w:id="1364" w:author="Ferdous, Md Sakib [C B E]" w:date="2023-08-23T07:28:00Z">
        <w:r>
          <w:lastRenderedPageBreak/>
          <w:t>Future direction</w:t>
        </w:r>
      </w:ins>
      <w:bookmarkEnd w:id="1362"/>
      <w:commentRangeEnd w:id="1363"/>
      <w:ins w:id="1365" w:author="Ferdous, Md Sakib [C B E]" w:date="2023-08-25T00:18:00Z">
        <w:r w:rsidR="00C339C7">
          <w:rPr>
            <w:rStyle w:val="CommentReference"/>
            <w:b w:val="0"/>
            <w:bCs w:val="0"/>
          </w:rPr>
          <w:commentReference w:id="1363"/>
        </w:r>
      </w:ins>
    </w:p>
    <w:p w14:paraId="0D434C27" w14:textId="14C1A946" w:rsidR="00F32A0D" w:rsidRDefault="000C5255">
      <w:pPr>
        <w:pStyle w:val="Heading1"/>
        <w:rPr>
          <w:ins w:id="1366" w:author="Ferdous, Md Sakib [C B E]" w:date="2023-07-15T16:39:00Z"/>
        </w:rPr>
        <w:pPrChange w:id="1367" w:author="Ferdous, Md Sakib [C B E]" w:date="2023-07-15T17:08:00Z">
          <w:pPr/>
        </w:pPrChange>
      </w:pPr>
      <w:bookmarkStart w:id="1368" w:name="_Toc143668159"/>
      <w:commentRangeStart w:id="1369"/>
      <w:ins w:id="1370" w:author="Ferdous, Md Sakib [C B E]" w:date="2023-07-15T16:33:00Z">
        <w:r>
          <w:t>Conclusions</w:t>
        </w:r>
      </w:ins>
      <w:bookmarkEnd w:id="1368"/>
    </w:p>
    <w:p w14:paraId="47489EA6" w14:textId="77777777" w:rsidR="000C5255" w:rsidRPr="001C6541" w:rsidRDefault="000C5255" w:rsidP="000C5255">
      <w:pPr>
        <w:pStyle w:val="Heading1"/>
        <w:rPr>
          <w:ins w:id="1371" w:author="Ferdous, Md Sakib [C B E]" w:date="2023-07-15T16:33:00Z"/>
        </w:rPr>
      </w:pPr>
      <w:bookmarkStart w:id="1372" w:name="_Toc143668160"/>
      <w:ins w:id="1373" w:author="Ferdous, Md Sakib [C B E]" w:date="2023-07-15T16:33:00Z">
        <w:r>
          <w:t>Acknowledgements</w:t>
        </w:r>
      </w:ins>
      <w:bookmarkEnd w:id="1372"/>
      <w:commentRangeEnd w:id="1369"/>
      <w:ins w:id="1374" w:author="Ferdous, Md Sakib [C B E]" w:date="2023-08-25T00:18:00Z">
        <w:r w:rsidR="00C339C7">
          <w:rPr>
            <w:rStyle w:val="CommentReference"/>
            <w:rFonts w:ascii="Times New Roman" w:eastAsia="Times New Roman" w:hAnsi="Times New Roman" w:cs="Times New Roman"/>
            <w:color w:val="auto"/>
          </w:rPr>
          <w:commentReference w:id="1369"/>
        </w:r>
      </w:ins>
    </w:p>
    <w:p w14:paraId="47FB2098" w14:textId="77777777" w:rsidR="000C5255" w:rsidRDefault="000C5255" w:rsidP="000C5255">
      <w:pPr>
        <w:rPr>
          <w:ins w:id="1375" w:author="Ferdous, Md Sakib [C B E]" w:date="2023-08-25T00:18:00Z"/>
        </w:rPr>
      </w:pPr>
    </w:p>
    <w:p w14:paraId="295733E9" w14:textId="1C1986BF" w:rsidR="00C339C7" w:rsidRDefault="00C339C7" w:rsidP="000C5255">
      <w:pPr>
        <w:rPr>
          <w:ins w:id="1376" w:author="Ferdous, Md Sakib [C B E]" w:date="2023-08-25T00:19:00Z"/>
        </w:rPr>
      </w:pPr>
      <w:ins w:id="1377" w:author="Ferdous, Md Sakib [C B E]" w:date="2023-08-25T00:18:00Z">
        <w:r>
          <w:t xml:space="preserve">&lt;previous reports, Anthony Altieri, </w:t>
        </w:r>
      </w:ins>
      <w:ins w:id="1378" w:author="Ferdous, Md Sakib [C B E]" w:date="2023-08-25T00:19:00Z">
        <w:r>
          <w:t>Argen West</w:t>
        </w:r>
      </w:ins>
      <w:ins w:id="1379" w:author="Ferdous, Md Sakib [C B E]" w:date="2023-08-25T00:18:00Z">
        <w:r>
          <w:t>&gt;</w:t>
        </w:r>
      </w:ins>
    </w:p>
    <w:p w14:paraId="76555A21" w14:textId="56355300" w:rsidR="00C339C7" w:rsidRDefault="00C339C7" w:rsidP="000C5255">
      <w:pPr>
        <w:rPr>
          <w:ins w:id="1380" w:author="Ferdous, Md Sakib [C B E]" w:date="2023-08-25T00:19:00Z"/>
        </w:rPr>
      </w:pPr>
      <w:ins w:id="1381" w:author="Ferdous, Md Sakib [C B E]" w:date="2023-08-25T00:19:00Z">
        <w:r>
          <w:t>&lt;Jeremy Kister and others &gt;</w:t>
        </w:r>
      </w:ins>
    </w:p>
    <w:p w14:paraId="42A3F83D" w14:textId="77777777" w:rsidR="00C339C7" w:rsidRPr="00764AB6" w:rsidRDefault="00C339C7" w:rsidP="000C5255">
      <w:pPr>
        <w:rPr>
          <w:ins w:id="1382" w:author="Ferdous, Md Sakib [C B E]" w:date="2023-07-15T16:33:00Z"/>
        </w:rPr>
      </w:pPr>
    </w:p>
    <w:p w14:paraId="081E3C57" w14:textId="77777777" w:rsidR="000C5255" w:rsidRDefault="000C5255" w:rsidP="000C5255">
      <w:pPr>
        <w:pStyle w:val="Heading1"/>
        <w:rPr>
          <w:ins w:id="1383" w:author="Ferdous, Md Sakib [C B E]" w:date="2023-07-15T16:33:00Z"/>
        </w:rPr>
      </w:pPr>
      <w:bookmarkStart w:id="1384" w:name="_Toc143668161"/>
      <w:commentRangeStart w:id="1385"/>
      <w:ins w:id="1386" w:author="Ferdous, Md Sakib [C B E]" w:date="2023-07-15T16:33:00Z">
        <w:r>
          <w:t>References</w:t>
        </w:r>
      </w:ins>
      <w:bookmarkEnd w:id="1384"/>
      <w:commentRangeEnd w:id="1385"/>
      <w:ins w:id="1387" w:author="Ferdous, Md Sakib [C B E]" w:date="2023-08-25T00:19:00Z">
        <w:r w:rsidR="00C339C7">
          <w:rPr>
            <w:rStyle w:val="CommentReference"/>
            <w:rFonts w:ascii="Times New Roman" w:eastAsia="Times New Roman" w:hAnsi="Times New Roman" w:cs="Times New Roman"/>
            <w:color w:val="auto"/>
          </w:rPr>
          <w:commentReference w:id="1385"/>
        </w:r>
      </w:ins>
    </w:p>
    <w:p w14:paraId="2B5DA933" w14:textId="5C543A60" w:rsidR="00DD7166" w:rsidRPr="00605922" w:rsidDel="00DD7166" w:rsidRDefault="00BC49A0">
      <w:pPr>
        <w:pStyle w:val="Heading2"/>
        <w:rPr>
          <w:del w:id="1388" w:author="Ferdous, Md Sakib [C B E]" w:date="2023-07-14T19:14:00Z"/>
          <w:szCs w:val="28"/>
        </w:rPr>
      </w:pPr>
      <w:ins w:id="1389" w:author="Ferdous, Md Sakib [C B E]" w:date="2023-07-14T19:17:00Z">
        <w:r>
          <w:rPr>
            <w:szCs w:val="28"/>
          </w:rPr>
          <w:t xml:space="preserve"> </w:t>
        </w:r>
      </w:ins>
    </w:p>
    <w:p w14:paraId="0DBFDCC3" w14:textId="5FD7A0C3" w:rsidR="00AE1FD8" w:rsidDel="00F32A0D" w:rsidRDefault="00AE1FD8">
      <w:pPr>
        <w:pStyle w:val="Heading2"/>
        <w:rPr>
          <w:del w:id="1390" w:author="Ferdous, Md Sakib [C B E]" w:date="2023-07-15T16:33:00Z"/>
          <w:rFonts w:asciiTheme="majorHAnsi" w:eastAsiaTheme="majorEastAsia" w:hAnsiTheme="majorHAnsi" w:cstheme="majorBidi"/>
          <w:color w:val="2F5496" w:themeColor="accent1" w:themeShade="BF"/>
          <w:sz w:val="32"/>
          <w:szCs w:val="32"/>
        </w:rPr>
        <w:pPrChange w:id="1391" w:author="Ferdous, Md Sakib [C B E]" w:date="2023-07-15T16:33:00Z">
          <w:pPr>
            <w:spacing w:after="160" w:line="259" w:lineRule="auto"/>
          </w:pPr>
        </w:pPrChange>
      </w:pPr>
      <w:del w:id="1392" w:author="Ferdous, Md Sakib [C B E]" w:date="2023-07-15T16:33:00Z">
        <w:r w:rsidDel="00F32A0D">
          <w:br w:type="page"/>
        </w:r>
      </w:del>
    </w:p>
    <w:p w14:paraId="51DCD22D" w14:textId="2073F01B" w:rsidR="00434871" w:rsidDel="000C5255" w:rsidRDefault="00AA7446" w:rsidP="001E74F9">
      <w:pPr>
        <w:pStyle w:val="Heading1"/>
        <w:rPr>
          <w:del w:id="1393" w:author="Ferdous, Md Sakib [C B E]" w:date="2023-07-15T16:33:00Z"/>
        </w:rPr>
      </w:pPr>
      <w:del w:id="1394" w:author="Ferdous, Md Sakib [C B E]" w:date="2023-07-15T16:33:00Z">
        <w:r w:rsidDel="000C5255">
          <w:delText>Results</w:delText>
        </w:r>
      </w:del>
    </w:p>
    <w:p w14:paraId="5CFF2D79" w14:textId="682692EB" w:rsidR="0051405D" w:rsidRPr="0051405D" w:rsidDel="000C5255" w:rsidRDefault="0051405D" w:rsidP="0051405D">
      <w:pPr>
        <w:pStyle w:val="Heading2"/>
        <w:rPr>
          <w:del w:id="1395" w:author="Ferdous, Md Sakib [C B E]" w:date="2023-07-15T16:33:00Z"/>
          <w:szCs w:val="28"/>
        </w:rPr>
      </w:pPr>
      <w:del w:id="1396" w:author="Ferdous, Md Sakib [C B E]" w:date="2023-07-14T19:21:00Z">
        <w:r w:rsidRPr="0051405D" w:rsidDel="009D09D8">
          <w:rPr>
            <w:szCs w:val="28"/>
          </w:rPr>
          <w:delText>Historical 7-day average wind speed to calculate spread in U.S.</w:delText>
        </w:r>
      </w:del>
    </w:p>
    <w:p w14:paraId="02C41DE2" w14:textId="5030BE89" w:rsidR="003A45A7" w:rsidRPr="00833D99" w:rsidDel="000C5255" w:rsidRDefault="00833D99" w:rsidP="00833D99">
      <w:pPr>
        <w:pStyle w:val="Heading2"/>
        <w:rPr>
          <w:del w:id="1397" w:author="Ferdous, Md Sakib [C B E]" w:date="2023-07-15T16:33:00Z"/>
          <w:szCs w:val="28"/>
        </w:rPr>
      </w:pPr>
      <w:del w:id="1398" w:author="Ferdous, Md Sakib [C B E]" w:date="2023-07-15T16:33:00Z">
        <w:r w:rsidRPr="00833D99" w:rsidDel="000C5255">
          <w:rPr>
            <w:szCs w:val="28"/>
          </w:rPr>
          <w:delText xml:space="preserve">Other </w:delText>
        </w:r>
        <w:r w:rsidDel="000C5255">
          <w:rPr>
            <w:szCs w:val="28"/>
          </w:rPr>
          <w:delText>A</w:delText>
        </w:r>
        <w:r w:rsidRPr="00833D99" w:rsidDel="000C5255">
          <w:rPr>
            <w:szCs w:val="28"/>
          </w:rPr>
          <w:delText xml:space="preserve">pproaches using Daily </w:delText>
        </w:r>
        <w:r w:rsidDel="000C5255">
          <w:rPr>
            <w:szCs w:val="28"/>
          </w:rPr>
          <w:delText>W</w:delText>
        </w:r>
        <w:r w:rsidRPr="00833D99" w:rsidDel="000C5255">
          <w:rPr>
            <w:szCs w:val="28"/>
          </w:rPr>
          <w:delText>eather Information</w:delText>
        </w:r>
      </w:del>
    </w:p>
    <w:p w14:paraId="25C58F0A" w14:textId="2C28733C" w:rsidR="00595F9E" w:rsidDel="000C5255" w:rsidRDefault="00AA7446" w:rsidP="001C6541">
      <w:pPr>
        <w:pStyle w:val="Heading1"/>
        <w:rPr>
          <w:del w:id="1399" w:author="Ferdous, Md Sakib [C B E]" w:date="2023-07-15T16:33:00Z"/>
        </w:rPr>
      </w:pPr>
      <w:del w:id="1400" w:author="Ferdous, Md Sakib [C B E]" w:date="2023-07-15T16:33:00Z">
        <w:r w:rsidDel="000C5255">
          <w:delText>Conclusions</w:delText>
        </w:r>
      </w:del>
    </w:p>
    <w:p w14:paraId="43721378" w14:textId="25F3C841" w:rsidR="001351F4" w:rsidRPr="001C6541" w:rsidDel="000C5255" w:rsidRDefault="00AA0080" w:rsidP="001C6541">
      <w:pPr>
        <w:pStyle w:val="Heading1"/>
        <w:rPr>
          <w:del w:id="1401" w:author="Ferdous, Md Sakib [C B E]" w:date="2023-07-15T16:33:00Z"/>
        </w:rPr>
      </w:pPr>
      <w:del w:id="1402" w:author="Ferdous, Md Sakib [C B E]" w:date="2023-07-15T16:33:00Z">
        <w:r w:rsidDel="000C5255">
          <w:delText>Acknowledgements</w:delText>
        </w:r>
      </w:del>
    </w:p>
    <w:p w14:paraId="6262F5BD" w14:textId="14562322" w:rsidR="00764AB6" w:rsidRPr="00764AB6" w:rsidDel="000C5255" w:rsidRDefault="00764AB6" w:rsidP="00764AB6">
      <w:pPr>
        <w:rPr>
          <w:del w:id="1403" w:author="Ferdous, Md Sakib [C B E]" w:date="2023-07-15T16:33:00Z"/>
        </w:rPr>
      </w:pPr>
    </w:p>
    <w:p w14:paraId="76A9DFC5" w14:textId="2D47C6EC" w:rsidR="00211ABD" w:rsidDel="000C5255" w:rsidRDefault="00AA7446" w:rsidP="001C6541">
      <w:pPr>
        <w:pStyle w:val="Heading1"/>
        <w:rPr>
          <w:del w:id="1404" w:author="Ferdous, Md Sakib [C B E]" w:date="2023-07-15T16:33:00Z"/>
        </w:rPr>
      </w:pPr>
      <w:del w:id="1405" w:author="Ferdous, Md Sakib [C B E]" w:date="2023-07-15T16:33:00Z">
        <w:r w:rsidDel="000C5255">
          <w:delText>References</w:delText>
        </w:r>
      </w:del>
    </w:p>
    <w:p w14:paraId="4E20AF70" w14:textId="20E69F06" w:rsidR="00CA112F" w:rsidRPr="00341528" w:rsidRDefault="00CA112F">
      <w:pPr>
        <w:pStyle w:val="Heading2"/>
        <w:pPrChange w:id="1406" w:author="Ferdous, Md Sakib [C B E]" w:date="2023-07-15T16:33:00Z">
          <w:pPr/>
        </w:pPrChange>
      </w:pPr>
    </w:p>
    <w:sectPr w:rsidR="00CA112F" w:rsidRPr="00341528" w:rsidSect="00D9026E">
      <w:footerReference w:type="default" r:id="rId3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6" w:author="Ferdous, Md Sakib [C B E]" w:date="2023-08-25T00:14:00Z" w:initials="FMS[BE">
    <w:p w14:paraId="0C799F6C" w14:textId="77777777" w:rsidR="00512725" w:rsidRDefault="00512725" w:rsidP="00B02511">
      <w:pPr>
        <w:pStyle w:val="CommentText"/>
      </w:pPr>
      <w:r>
        <w:rPr>
          <w:rStyle w:val="CommentReference"/>
        </w:rPr>
        <w:annotationRef/>
      </w:r>
      <w:r>
        <w:t xml:space="preserve">In the introduction section reference is needed. Please just paste the name of relevant reference I will edit them neatly with a ref manager. </w:t>
      </w:r>
    </w:p>
  </w:comment>
  <w:comment w:id="539" w:author="Ferdous, Md Sakib [C B E]" w:date="2023-08-25T00:15:00Z" w:initials="FMS[BE">
    <w:p w14:paraId="56819E61" w14:textId="77777777" w:rsidR="00512725" w:rsidRDefault="00512725" w:rsidP="00853C56">
      <w:pPr>
        <w:pStyle w:val="CommentText"/>
      </w:pPr>
      <w:r>
        <w:rPr>
          <w:rStyle w:val="CommentReference"/>
        </w:rPr>
        <w:annotationRef/>
      </w:r>
      <w:r>
        <w:t xml:space="preserve">Short description of what we performed here. </w:t>
      </w:r>
    </w:p>
  </w:comment>
  <w:comment w:id="567" w:author="Ferdous, Md Sakib [C B E]" w:date="2023-08-25T00:15:00Z" w:initials="FMS[BE">
    <w:p w14:paraId="73AD6613" w14:textId="77777777" w:rsidR="0056281A" w:rsidRDefault="00C339C7" w:rsidP="00B075A8">
      <w:pPr>
        <w:pStyle w:val="CommentText"/>
      </w:pPr>
      <w:r>
        <w:rPr>
          <w:rStyle w:val="CommentReference"/>
        </w:rPr>
        <w:annotationRef/>
      </w:r>
      <w:r w:rsidR="0056281A">
        <w:t xml:space="preserve">Please write about the previous work in detail </w:t>
      </w:r>
    </w:p>
  </w:comment>
  <w:comment w:id="574" w:author="Ferdous, Md Sakib [C B E]" w:date="2023-08-25T00:24:00Z" w:initials="FMS[BE">
    <w:p w14:paraId="1B482FC6" w14:textId="77777777" w:rsidR="0056281A" w:rsidRDefault="0056281A" w:rsidP="002F7616">
      <w:pPr>
        <w:pStyle w:val="CommentText"/>
      </w:pPr>
      <w:r>
        <w:rPr>
          <w:rStyle w:val="CommentReference"/>
        </w:rPr>
        <w:annotationRef/>
      </w:r>
      <w:r>
        <w:t>I have added couple of images that we might discuss before proceeding</w:t>
      </w:r>
    </w:p>
  </w:comment>
  <w:comment w:id="653" w:author="Ferdous, Md Sakib [C B E]" w:date="2023-08-25T00:16:00Z" w:initials="FMS[BE">
    <w:p w14:paraId="2B89D3C1" w14:textId="7C45E229" w:rsidR="00C339C7" w:rsidRDefault="00C339C7" w:rsidP="006C217B">
      <w:pPr>
        <w:pStyle w:val="CommentText"/>
      </w:pPr>
      <w:r>
        <w:rPr>
          <w:rStyle w:val="CommentReference"/>
        </w:rPr>
        <w:annotationRef/>
      </w:r>
      <w:r>
        <w:t>Please give an overview about the newly developed molecule</w:t>
      </w:r>
    </w:p>
  </w:comment>
  <w:comment w:id="675" w:author="Ferdous, Md Sakib [C B E]" w:date="2023-08-25T00:16:00Z" w:initials="FMS[BE">
    <w:p w14:paraId="01BB041C" w14:textId="77777777" w:rsidR="00C339C7" w:rsidRDefault="00C339C7" w:rsidP="00D47B4E">
      <w:pPr>
        <w:pStyle w:val="CommentText"/>
      </w:pPr>
      <w:r>
        <w:rPr>
          <w:rStyle w:val="CommentReference"/>
        </w:rPr>
        <w:annotationRef/>
      </w:r>
      <w:r>
        <w:t xml:space="preserve">The results are very roughly written. It will be helpful if you can compose those. </w:t>
      </w:r>
    </w:p>
  </w:comment>
  <w:comment w:id="1044" w:author="Ferdous, Md Sakib [C B E]" w:date="2023-08-25T00:17:00Z" w:initials="FMS[BE">
    <w:p w14:paraId="23E02416" w14:textId="77777777" w:rsidR="00C339C7" w:rsidRDefault="00C339C7" w:rsidP="00F12E99">
      <w:pPr>
        <w:pStyle w:val="CommentText"/>
      </w:pPr>
      <w:r>
        <w:rPr>
          <w:rStyle w:val="CommentReference"/>
        </w:rPr>
        <w:annotationRef/>
      </w:r>
      <w:r>
        <w:t xml:space="preserve">Most of the text from this sections are from previous publication; please edit as you see fit. </w:t>
      </w:r>
    </w:p>
  </w:comment>
  <w:comment w:id="1363" w:author="Ferdous, Md Sakib [C B E]" w:date="2023-08-25T00:18:00Z" w:initials="FMS[BE">
    <w:p w14:paraId="20BEAEB6" w14:textId="77777777" w:rsidR="00C339C7" w:rsidRDefault="00C339C7" w:rsidP="009010F1">
      <w:pPr>
        <w:pStyle w:val="CommentText"/>
      </w:pPr>
      <w:r>
        <w:rPr>
          <w:rStyle w:val="CommentReference"/>
        </w:rPr>
        <w:annotationRef/>
      </w:r>
      <w:r>
        <w:t xml:space="preserve">After you are done with this pass I can write the future direction. </w:t>
      </w:r>
    </w:p>
  </w:comment>
  <w:comment w:id="1369" w:author="Ferdous, Md Sakib [C B E]" w:date="2023-08-25T00:18:00Z" w:initials="FMS[BE">
    <w:p w14:paraId="4BECC845" w14:textId="77777777" w:rsidR="00C339C7" w:rsidRDefault="00C339C7" w:rsidP="00206424">
      <w:pPr>
        <w:pStyle w:val="CommentText"/>
      </w:pPr>
      <w:r>
        <w:rPr>
          <w:rStyle w:val="CommentReference"/>
        </w:rPr>
        <w:annotationRef/>
      </w:r>
      <w:r>
        <w:t xml:space="preserve">You can write these two parts if you wish. </w:t>
      </w:r>
    </w:p>
  </w:comment>
  <w:comment w:id="1385" w:author="Ferdous, Md Sakib [C B E]" w:date="2023-08-25T00:19:00Z" w:initials="FMS[BE">
    <w:p w14:paraId="153067CF" w14:textId="77777777" w:rsidR="00C339C7" w:rsidRDefault="00C339C7" w:rsidP="006A3536">
      <w:pPr>
        <w:pStyle w:val="CommentText"/>
      </w:pPr>
      <w:r>
        <w:rPr>
          <w:rStyle w:val="CommentReference"/>
        </w:rPr>
        <w:annotationRef/>
      </w:r>
      <w:r>
        <w:t>This is on 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799F6C" w15:done="0"/>
  <w15:commentEx w15:paraId="56819E61" w15:done="0"/>
  <w15:commentEx w15:paraId="73AD6613" w15:done="0"/>
  <w15:commentEx w15:paraId="1B482FC6" w15:done="0"/>
  <w15:commentEx w15:paraId="2B89D3C1" w15:done="0"/>
  <w15:commentEx w15:paraId="01BB041C" w15:done="0"/>
  <w15:commentEx w15:paraId="23E02416" w15:done="0"/>
  <w15:commentEx w15:paraId="20BEAEB6" w15:done="0"/>
  <w15:commentEx w15:paraId="4BECC845" w15:done="0"/>
  <w15:commentEx w15:paraId="153067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9270F7" w16cex:dateUtc="2023-08-25T05:14:00Z"/>
  <w16cex:commentExtensible w16cex:durableId="28927116" w16cex:dateUtc="2023-08-25T05:15:00Z"/>
  <w16cex:commentExtensible w16cex:durableId="2892713F" w16cex:dateUtc="2023-08-25T05:15:00Z"/>
  <w16cex:commentExtensible w16cex:durableId="2892734D" w16cex:dateUtc="2023-08-25T05:24:00Z"/>
  <w16cex:commentExtensible w16cex:durableId="28927155" w16cex:dateUtc="2023-08-25T05:16:00Z"/>
  <w16cex:commentExtensible w16cex:durableId="2892717A" w16cex:dateUtc="2023-08-25T05:16:00Z"/>
  <w16cex:commentExtensible w16cex:durableId="289271A1" w16cex:dateUtc="2023-08-25T05:17:00Z"/>
  <w16cex:commentExtensible w16cex:durableId="289271C7" w16cex:dateUtc="2023-08-25T05:18:00Z"/>
  <w16cex:commentExtensible w16cex:durableId="289271D7" w16cex:dateUtc="2023-08-25T05:18:00Z"/>
  <w16cex:commentExtensible w16cex:durableId="28927224" w16cex:dateUtc="2023-08-25T05: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799F6C" w16cid:durableId="289270F7"/>
  <w16cid:commentId w16cid:paraId="56819E61" w16cid:durableId="28927116"/>
  <w16cid:commentId w16cid:paraId="73AD6613" w16cid:durableId="2892713F"/>
  <w16cid:commentId w16cid:paraId="1B482FC6" w16cid:durableId="2892734D"/>
  <w16cid:commentId w16cid:paraId="2B89D3C1" w16cid:durableId="28927155"/>
  <w16cid:commentId w16cid:paraId="01BB041C" w16cid:durableId="2892717A"/>
  <w16cid:commentId w16cid:paraId="23E02416" w16cid:durableId="289271A1"/>
  <w16cid:commentId w16cid:paraId="20BEAEB6" w16cid:durableId="289271C7"/>
  <w16cid:commentId w16cid:paraId="4BECC845" w16cid:durableId="289271D7"/>
  <w16cid:commentId w16cid:paraId="153067CF" w16cid:durableId="289272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D00C3" w14:textId="77777777" w:rsidR="001B334B" w:rsidRDefault="001B334B" w:rsidP="00763075">
      <w:r>
        <w:separator/>
      </w:r>
    </w:p>
  </w:endnote>
  <w:endnote w:type="continuationSeparator" w:id="0">
    <w:p w14:paraId="44EA0300" w14:textId="77777777" w:rsidR="001B334B" w:rsidRDefault="001B334B" w:rsidP="00763075">
      <w:r>
        <w:continuationSeparator/>
      </w:r>
    </w:p>
  </w:endnote>
  <w:endnote w:type="continuationNotice" w:id="1">
    <w:p w14:paraId="759C4748" w14:textId="77777777" w:rsidR="001B334B" w:rsidRDefault="001B33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897C3" w14:textId="20867CB5" w:rsidR="00763075" w:rsidRDefault="00763075">
    <w:pPr>
      <w:pStyle w:val="Footer"/>
    </w:pPr>
    <w:r>
      <w:rPr>
        <w:noProof/>
      </w:rPr>
      <mc:AlternateContent>
        <mc:Choice Requires="wps">
          <w:drawing>
            <wp:anchor distT="0" distB="0" distL="114300" distR="114300" simplePos="0" relativeHeight="251658240" behindDoc="0" locked="0" layoutInCell="0" allowOverlap="1" wp14:anchorId="626AF7A8" wp14:editId="18E207E7">
              <wp:simplePos x="0" y="0"/>
              <wp:positionH relativeFrom="page">
                <wp:posOffset>0</wp:posOffset>
              </wp:positionH>
              <wp:positionV relativeFrom="page">
                <wp:posOffset>9615170</wp:posOffset>
              </wp:positionV>
              <wp:extent cx="7772400" cy="252095"/>
              <wp:effectExtent l="0" t="0" r="0" b="14605"/>
              <wp:wrapNone/>
              <wp:docPr id="2" name="MSIPCM8f9e4b409ddf3b4e521297f9" descr="{&quot;HashCode&quot;:2040281665,&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7178D28" w14:textId="6B924DCA" w:rsidR="00763075" w:rsidRPr="00763075" w:rsidRDefault="003443B2" w:rsidP="00763075">
                          <w:pPr>
                            <w:jc w:val="center"/>
                            <w:rPr>
                              <w:rFonts w:ascii="Arial" w:hAnsi="Arial" w:cs="Arial"/>
                              <w:color w:val="000000"/>
                              <w:sz w:val="20"/>
                            </w:rPr>
                          </w:pPr>
                          <w:r>
                            <w:rPr>
                              <w:rFonts w:ascii="Arial" w:hAnsi="Arial" w:cs="Arial"/>
                              <w:color w:val="000000"/>
                              <w:sz w:val="20"/>
                            </w:rPr>
                            <w:t xml:space="preserve">---Internal Use--- </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626AF7A8" id="_x0000_t202" coordsize="21600,21600" o:spt="202" path="m,l,21600r21600,l21600,xe">
              <v:stroke joinstyle="miter"/>
              <v:path gradientshapeok="t" o:connecttype="rect"/>
            </v:shapetype>
            <v:shape id="MSIPCM8f9e4b409ddf3b4e521297f9" o:spid="_x0000_s1026" type="#_x0000_t202" alt="{&quot;HashCode&quot;:2040281665,&quot;Height&quot;:792.0,&quot;Width&quot;:612.0,&quot;Placement&quot;:&quot;Footer&quot;,&quot;Index&quot;:&quot;Primary&quot;,&quot;Section&quot;:1,&quot;Top&quot;:0.0,&quot;Left&quot;:0.0}" style="position:absolute;margin-left:0;margin-top:757.1pt;width:612pt;height:19.85pt;z-index:25165824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" o:allowincell="f" filled="f" stroked="f" strokeweight=".5pt">
              <v:textbox inset=",0,,0">
                <w:txbxContent>
                  <w:p w14:paraId="77178D28" w14:textId="6B924DCA" w:rsidR="00763075" w:rsidRPr="00763075" w:rsidRDefault="003443B2" w:rsidP="00763075">
                    <w:pPr>
                      <w:jc w:val="center"/>
                      <w:rPr>
                        <w:rFonts w:ascii="Arial" w:hAnsi="Arial" w:cs="Arial"/>
                        <w:color w:val="000000"/>
                        <w:sz w:val="20"/>
                      </w:rPr>
                    </w:pPr>
                    <w:r>
                      <w:rPr>
                        <w:rFonts w:ascii="Arial" w:hAnsi="Arial" w:cs="Arial"/>
                        <w:color w:val="000000"/>
                        <w:sz w:val="20"/>
                      </w:rPr>
                      <w:t xml:space="preserve">---Internal Use---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BD951" w14:textId="77777777" w:rsidR="001B334B" w:rsidRDefault="001B334B" w:rsidP="00763075">
      <w:r>
        <w:separator/>
      </w:r>
    </w:p>
  </w:footnote>
  <w:footnote w:type="continuationSeparator" w:id="0">
    <w:p w14:paraId="2692BB7E" w14:textId="77777777" w:rsidR="001B334B" w:rsidRDefault="001B334B" w:rsidP="00763075">
      <w:r>
        <w:continuationSeparator/>
      </w:r>
    </w:p>
  </w:footnote>
  <w:footnote w:type="continuationNotice" w:id="1">
    <w:p w14:paraId="4D40FFC0" w14:textId="77777777" w:rsidR="001B334B" w:rsidRDefault="001B334B"/>
  </w:footnote>
</w:footnotes>
</file>

<file path=word/intelligence2.xml><?xml version="1.0" encoding="utf-8"?>
<int2:intelligence xmlns:int2="http://schemas.microsoft.com/office/intelligence/2020/intelligence" xmlns:oel="http://schemas.microsoft.com/office/2019/extlst">
  <int2:observations>
    <int2:textHash int2:hashCode="hR7FuCoNhCn7oo" int2:id="6iFZEhu3">
      <int2:state int2:value="Rejected" int2:type="LegacyProofing"/>
    </int2:textHash>
    <int2:textHash int2:hashCode="3tLnJwabAMCLk5" int2:id="DGzHyHan">
      <int2:state int2:value="Rejected" int2:type="LegacyProofing"/>
    </int2:textHash>
    <int2:textHash int2:hashCode="NiDLOHVKnjWZpJ" int2:id="DyrxfgVQ">
      <int2:state int2:value="Rejected" int2:type="LegacyProofing"/>
    </int2:textHash>
    <int2:textHash int2:hashCode="UkiFy3KcWYROK1" int2:id="EW09kBzC">
      <int2:state int2:value="Rejected" int2:type="LegacyProofing"/>
    </int2:textHash>
    <int2:textHash int2:hashCode="Kn/5GTJ4U++aEU" int2:id="KJCArzqm">
      <int2:state int2:value="Rejected" int2:type="LegacyProofing"/>
    </int2:textHash>
    <int2:textHash int2:hashCode="Be5ZVVUwSq7Fcy" int2:id="PSDBiaQC">
      <int2:state int2:value="Rejected" int2:type="LegacyProofing"/>
    </int2:textHash>
    <int2:textHash int2:hashCode="VFZvSDJlYB9S/q" int2:id="S4vNvGJc">
      <int2:state int2:value="Rejected" int2:type="LegacyProofing"/>
    </int2:textHash>
    <int2:textHash int2:hashCode="Vfr05AC1BaRIiI" int2:id="U0hWB7Th">
      <int2:state int2:value="Rejected" int2:type="LegacyProofing"/>
    </int2:textHash>
    <int2:textHash int2:hashCode="Qa6ZEwik/JDg05" int2:id="YeyrSwmC">
      <int2:state int2:value="Rejected" int2:type="LegacyProofing"/>
    </int2:textHash>
    <int2:textHash int2:hashCode="Wou/xd5E9ucXtg" int2:id="b8rvWK4L">
      <int2:state int2:value="Rejected" int2:type="LegacyProofing"/>
    </int2:textHash>
    <int2:textHash int2:hashCode="URnGu9CTZsc5L5" int2:id="gVtWVujt">
      <int2:state int2:value="Rejected" int2:type="LegacyProofing"/>
    </int2:textHash>
    <int2:textHash int2:hashCode="QBFzaWatyKUnGT" int2:id="iDtik3Hj">
      <int2:state int2:value="Rejected" int2:type="LegacyProofing"/>
    </int2:textHash>
    <int2:textHash int2:hashCode="OBvCeadVa8h1Cu" int2:id="jUFVJJES">
      <int2:state int2:value="Rejected" int2:type="LegacyProofing"/>
    </int2:textHash>
    <int2:textHash int2:hashCode="dFh3iK7mXO11SY" int2:id="mt22Zn4L">
      <int2:state int2:value="Rejected" int2:type="LegacyProofing"/>
    </int2:textHash>
    <int2:textHash int2:hashCode="28ixqQb6gFtQE2" int2:id="rOWI0vhc">
      <int2:state int2:value="Rejected" int2:type="LegacyProofing"/>
    </int2:textHash>
    <int2:textHash int2:hashCode="3gT6Din5s14kkF" int2:id="viYWkHFx">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C02C2"/>
    <w:multiLevelType w:val="hybridMultilevel"/>
    <w:tmpl w:val="7B42F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B40D73"/>
    <w:multiLevelType w:val="multilevel"/>
    <w:tmpl w:val="36EE9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22083C"/>
    <w:multiLevelType w:val="multilevel"/>
    <w:tmpl w:val="2E2E1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4F4970"/>
    <w:multiLevelType w:val="multilevel"/>
    <w:tmpl w:val="1D721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7B7D3E"/>
    <w:multiLevelType w:val="multilevel"/>
    <w:tmpl w:val="FE9C6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B85BF9"/>
    <w:multiLevelType w:val="hybridMultilevel"/>
    <w:tmpl w:val="5DC48E2E"/>
    <w:lvl w:ilvl="0" w:tplc="FEB89232">
      <w:start w:val="1"/>
      <w:numFmt w:val="bullet"/>
      <w:lvlText w:val=""/>
      <w:lvlJc w:val="left"/>
      <w:pPr>
        <w:tabs>
          <w:tab w:val="num" w:pos="720"/>
        </w:tabs>
        <w:ind w:left="720" w:hanging="360"/>
      </w:pPr>
      <w:rPr>
        <w:rFonts w:ascii="Wingdings" w:hAnsi="Wingdings" w:hint="default"/>
      </w:rPr>
    </w:lvl>
    <w:lvl w:ilvl="1" w:tplc="2A6E3D9A" w:tentative="1">
      <w:start w:val="1"/>
      <w:numFmt w:val="bullet"/>
      <w:lvlText w:val=""/>
      <w:lvlJc w:val="left"/>
      <w:pPr>
        <w:tabs>
          <w:tab w:val="num" w:pos="1440"/>
        </w:tabs>
        <w:ind w:left="1440" w:hanging="360"/>
      </w:pPr>
      <w:rPr>
        <w:rFonts w:ascii="Wingdings" w:hAnsi="Wingdings" w:hint="default"/>
      </w:rPr>
    </w:lvl>
    <w:lvl w:ilvl="2" w:tplc="9D7E931A" w:tentative="1">
      <w:start w:val="1"/>
      <w:numFmt w:val="bullet"/>
      <w:lvlText w:val=""/>
      <w:lvlJc w:val="left"/>
      <w:pPr>
        <w:tabs>
          <w:tab w:val="num" w:pos="2160"/>
        </w:tabs>
        <w:ind w:left="2160" w:hanging="360"/>
      </w:pPr>
      <w:rPr>
        <w:rFonts w:ascii="Wingdings" w:hAnsi="Wingdings" w:hint="default"/>
      </w:rPr>
    </w:lvl>
    <w:lvl w:ilvl="3" w:tplc="F29868F2" w:tentative="1">
      <w:start w:val="1"/>
      <w:numFmt w:val="bullet"/>
      <w:lvlText w:val=""/>
      <w:lvlJc w:val="left"/>
      <w:pPr>
        <w:tabs>
          <w:tab w:val="num" w:pos="2880"/>
        </w:tabs>
        <w:ind w:left="2880" w:hanging="360"/>
      </w:pPr>
      <w:rPr>
        <w:rFonts w:ascii="Wingdings" w:hAnsi="Wingdings" w:hint="default"/>
      </w:rPr>
    </w:lvl>
    <w:lvl w:ilvl="4" w:tplc="8C94A72E" w:tentative="1">
      <w:start w:val="1"/>
      <w:numFmt w:val="bullet"/>
      <w:lvlText w:val=""/>
      <w:lvlJc w:val="left"/>
      <w:pPr>
        <w:tabs>
          <w:tab w:val="num" w:pos="3600"/>
        </w:tabs>
        <w:ind w:left="3600" w:hanging="360"/>
      </w:pPr>
      <w:rPr>
        <w:rFonts w:ascii="Wingdings" w:hAnsi="Wingdings" w:hint="default"/>
      </w:rPr>
    </w:lvl>
    <w:lvl w:ilvl="5" w:tplc="30685134" w:tentative="1">
      <w:start w:val="1"/>
      <w:numFmt w:val="bullet"/>
      <w:lvlText w:val=""/>
      <w:lvlJc w:val="left"/>
      <w:pPr>
        <w:tabs>
          <w:tab w:val="num" w:pos="4320"/>
        </w:tabs>
        <w:ind w:left="4320" w:hanging="360"/>
      </w:pPr>
      <w:rPr>
        <w:rFonts w:ascii="Wingdings" w:hAnsi="Wingdings" w:hint="default"/>
      </w:rPr>
    </w:lvl>
    <w:lvl w:ilvl="6" w:tplc="8CEA73BC" w:tentative="1">
      <w:start w:val="1"/>
      <w:numFmt w:val="bullet"/>
      <w:lvlText w:val=""/>
      <w:lvlJc w:val="left"/>
      <w:pPr>
        <w:tabs>
          <w:tab w:val="num" w:pos="5040"/>
        </w:tabs>
        <w:ind w:left="5040" w:hanging="360"/>
      </w:pPr>
      <w:rPr>
        <w:rFonts w:ascii="Wingdings" w:hAnsi="Wingdings" w:hint="default"/>
      </w:rPr>
    </w:lvl>
    <w:lvl w:ilvl="7" w:tplc="67826E54" w:tentative="1">
      <w:start w:val="1"/>
      <w:numFmt w:val="bullet"/>
      <w:lvlText w:val=""/>
      <w:lvlJc w:val="left"/>
      <w:pPr>
        <w:tabs>
          <w:tab w:val="num" w:pos="5760"/>
        </w:tabs>
        <w:ind w:left="5760" w:hanging="360"/>
      </w:pPr>
      <w:rPr>
        <w:rFonts w:ascii="Wingdings" w:hAnsi="Wingdings" w:hint="default"/>
      </w:rPr>
    </w:lvl>
    <w:lvl w:ilvl="8" w:tplc="2A9893D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5CE3D84"/>
    <w:multiLevelType w:val="hybridMultilevel"/>
    <w:tmpl w:val="6B54FB64"/>
    <w:lvl w:ilvl="0" w:tplc="F7447680">
      <w:start w:val="1"/>
      <w:numFmt w:val="bullet"/>
      <w:lvlText w:val="•"/>
      <w:lvlJc w:val="left"/>
      <w:pPr>
        <w:tabs>
          <w:tab w:val="num" w:pos="720"/>
        </w:tabs>
        <w:ind w:left="720" w:hanging="360"/>
      </w:pPr>
      <w:rPr>
        <w:rFonts w:ascii="Arial" w:hAnsi="Arial" w:hint="default"/>
      </w:rPr>
    </w:lvl>
    <w:lvl w:ilvl="1" w:tplc="6694AE5C" w:tentative="1">
      <w:start w:val="1"/>
      <w:numFmt w:val="bullet"/>
      <w:lvlText w:val="•"/>
      <w:lvlJc w:val="left"/>
      <w:pPr>
        <w:tabs>
          <w:tab w:val="num" w:pos="1440"/>
        </w:tabs>
        <w:ind w:left="1440" w:hanging="360"/>
      </w:pPr>
      <w:rPr>
        <w:rFonts w:ascii="Arial" w:hAnsi="Arial" w:hint="default"/>
      </w:rPr>
    </w:lvl>
    <w:lvl w:ilvl="2" w:tplc="859405D2" w:tentative="1">
      <w:start w:val="1"/>
      <w:numFmt w:val="bullet"/>
      <w:lvlText w:val="•"/>
      <w:lvlJc w:val="left"/>
      <w:pPr>
        <w:tabs>
          <w:tab w:val="num" w:pos="2160"/>
        </w:tabs>
        <w:ind w:left="2160" w:hanging="360"/>
      </w:pPr>
      <w:rPr>
        <w:rFonts w:ascii="Arial" w:hAnsi="Arial" w:hint="default"/>
      </w:rPr>
    </w:lvl>
    <w:lvl w:ilvl="3" w:tplc="93EE820A" w:tentative="1">
      <w:start w:val="1"/>
      <w:numFmt w:val="bullet"/>
      <w:lvlText w:val="•"/>
      <w:lvlJc w:val="left"/>
      <w:pPr>
        <w:tabs>
          <w:tab w:val="num" w:pos="2880"/>
        </w:tabs>
        <w:ind w:left="2880" w:hanging="360"/>
      </w:pPr>
      <w:rPr>
        <w:rFonts w:ascii="Arial" w:hAnsi="Arial" w:hint="default"/>
      </w:rPr>
    </w:lvl>
    <w:lvl w:ilvl="4" w:tplc="4864949C" w:tentative="1">
      <w:start w:val="1"/>
      <w:numFmt w:val="bullet"/>
      <w:lvlText w:val="•"/>
      <w:lvlJc w:val="left"/>
      <w:pPr>
        <w:tabs>
          <w:tab w:val="num" w:pos="3600"/>
        </w:tabs>
        <w:ind w:left="3600" w:hanging="360"/>
      </w:pPr>
      <w:rPr>
        <w:rFonts w:ascii="Arial" w:hAnsi="Arial" w:hint="default"/>
      </w:rPr>
    </w:lvl>
    <w:lvl w:ilvl="5" w:tplc="87961154" w:tentative="1">
      <w:start w:val="1"/>
      <w:numFmt w:val="bullet"/>
      <w:lvlText w:val="•"/>
      <w:lvlJc w:val="left"/>
      <w:pPr>
        <w:tabs>
          <w:tab w:val="num" w:pos="4320"/>
        </w:tabs>
        <w:ind w:left="4320" w:hanging="360"/>
      </w:pPr>
      <w:rPr>
        <w:rFonts w:ascii="Arial" w:hAnsi="Arial" w:hint="default"/>
      </w:rPr>
    </w:lvl>
    <w:lvl w:ilvl="6" w:tplc="4656B2A4" w:tentative="1">
      <w:start w:val="1"/>
      <w:numFmt w:val="bullet"/>
      <w:lvlText w:val="•"/>
      <w:lvlJc w:val="left"/>
      <w:pPr>
        <w:tabs>
          <w:tab w:val="num" w:pos="5040"/>
        </w:tabs>
        <w:ind w:left="5040" w:hanging="360"/>
      </w:pPr>
      <w:rPr>
        <w:rFonts w:ascii="Arial" w:hAnsi="Arial" w:hint="default"/>
      </w:rPr>
    </w:lvl>
    <w:lvl w:ilvl="7" w:tplc="AC6E972C" w:tentative="1">
      <w:start w:val="1"/>
      <w:numFmt w:val="bullet"/>
      <w:lvlText w:val="•"/>
      <w:lvlJc w:val="left"/>
      <w:pPr>
        <w:tabs>
          <w:tab w:val="num" w:pos="5760"/>
        </w:tabs>
        <w:ind w:left="5760" w:hanging="360"/>
      </w:pPr>
      <w:rPr>
        <w:rFonts w:ascii="Arial" w:hAnsi="Arial" w:hint="default"/>
      </w:rPr>
    </w:lvl>
    <w:lvl w:ilvl="8" w:tplc="E21CD1F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69620C5"/>
    <w:multiLevelType w:val="hybridMultilevel"/>
    <w:tmpl w:val="961073FC"/>
    <w:lvl w:ilvl="0" w:tplc="0A26D380">
      <w:start w:val="1"/>
      <w:numFmt w:val="decimal"/>
      <w:lvlText w:val="%1."/>
      <w:lvlJc w:val="left"/>
      <w:pPr>
        <w:tabs>
          <w:tab w:val="num" w:pos="720"/>
        </w:tabs>
        <w:ind w:left="720" w:hanging="360"/>
      </w:pPr>
    </w:lvl>
    <w:lvl w:ilvl="1" w:tplc="7868B39C" w:tentative="1">
      <w:start w:val="1"/>
      <w:numFmt w:val="decimal"/>
      <w:lvlText w:val="%2."/>
      <w:lvlJc w:val="left"/>
      <w:pPr>
        <w:tabs>
          <w:tab w:val="num" w:pos="1440"/>
        </w:tabs>
        <w:ind w:left="1440" w:hanging="360"/>
      </w:pPr>
    </w:lvl>
    <w:lvl w:ilvl="2" w:tplc="FE3E1FA8" w:tentative="1">
      <w:start w:val="1"/>
      <w:numFmt w:val="decimal"/>
      <w:lvlText w:val="%3."/>
      <w:lvlJc w:val="left"/>
      <w:pPr>
        <w:tabs>
          <w:tab w:val="num" w:pos="2160"/>
        </w:tabs>
        <w:ind w:left="2160" w:hanging="360"/>
      </w:pPr>
    </w:lvl>
    <w:lvl w:ilvl="3" w:tplc="B13E276C" w:tentative="1">
      <w:start w:val="1"/>
      <w:numFmt w:val="decimal"/>
      <w:lvlText w:val="%4."/>
      <w:lvlJc w:val="left"/>
      <w:pPr>
        <w:tabs>
          <w:tab w:val="num" w:pos="2880"/>
        </w:tabs>
        <w:ind w:left="2880" w:hanging="360"/>
      </w:pPr>
    </w:lvl>
    <w:lvl w:ilvl="4" w:tplc="DB50456C" w:tentative="1">
      <w:start w:val="1"/>
      <w:numFmt w:val="decimal"/>
      <w:lvlText w:val="%5."/>
      <w:lvlJc w:val="left"/>
      <w:pPr>
        <w:tabs>
          <w:tab w:val="num" w:pos="3600"/>
        </w:tabs>
        <w:ind w:left="3600" w:hanging="360"/>
      </w:pPr>
    </w:lvl>
    <w:lvl w:ilvl="5" w:tplc="B268BDFA" w:tentative="1">
      <w:start w:val="1"/>
      <w:numFmt w:val="decimal"/>
      <w:lvlText w:val="%6."/>
      <w:lvlJc w:val="left"/>
      <w:pPr>
        <w:tabs>
          <w:tab w:val="num" w:pos="4320"/>
        </w:tabs>
        <w:ind w:left="4320" w:hanging="360"/>
      </w:pPr>
    </w:lvl>
    <w:lvl w:ilvl="6" w:tplc="944A788C" w:tentative="1">
      <w:start w:val="1"/>
      <w:numFmt w:val="decimal"/>
      <w:lvlText w:val="%7."/>
      <w:lvlJc w:val="left"/>
      <w:pPr>
        <w:tabs>
          <w:tab w:val="num" w:pos="5040"/>
        </w:tabs>
        <w:ind w:left="5040" w:hanging="360"/>
      </w:pPr>
    </w:lvl>
    <w:lvl w:ilvl="7" w:tplc="3552FAE8" w:tentative="1">
      <w:start w:val="1"/>
      <w:numFmt w:val="decimal"/>
      <w:lvlText w:val="%8."/>
      <w:lvlJc w:val="left"/>
      <w:pPr>
        <w:tabs>
          <w:tab w:val="num" w:pos="5760"/>
        </w:tabs>
        <w:ind w:left="5760" w:hanging="360"/>
      </w:pPr>
    </w:lvl>
    <w:lvl w:ilvl="8" w:tplc="2C7CE0D2" w:tentative="1">
      <w:start w:val="1"/>
      <w:numFmt w:val="decimal"/>
      <w:lvlText w:val="%9."/>
      <w:lvlJc w:val="left"/>
      <w:pPr>
        <w:tabs>
          <w:tab w:val="num" w:pos="6480"/>
        </w:tabs>
        <w:ind w:left="6480" w:hanging="360"/>
      </w:pPr>
    </w:lvl>
  </w:abstractNum>
  <w:abstractNum w:abstractNumId="8" w15:restartNumberingAfterBreak="0">
    <w:nsid w:val="1FFE14A9"/>
    <w:multiLevelType w:val="hybridMultilevel"/>
    <w:tmpl w:val="8D64C450"/>
    <w:lvl w:ilvl="0" w:tplc="DE587816">
      <w:start w:val="1"/>
      <w:numFmt w:val="decimal"/>
      <w:lvlText w:val="%1."/>
      <w:lvlJc w:val="left"/>
      <w:pPr>
        <w:tabs>
          <w:tab w:val="num" w:pos="360"/>
        </w:tabs>
        <w:ind w:left="360" w:hanging="360"/>
      </w:pPr>
    </w:lvl>
    <w:lvl w:ilvl="1" w:tplc="8386553A" w:tentative="1">
      <w:start w:val="1"/>
      <w:numFmt w:val="decimal"/>
      <w:lvlText w:val="%2."/>
      <w:lvlJc w:val="left"/>
      <w:pPr>
        <w:tabs>
          <w:tab w:val="num" w:pos="1080"/>
        </w:tabs>
        <w:ind w:left="1080" w:hanging="360"/>
      </w:pPr>
    </w:lvl>
    <w:lvl w:ilvl="2" w:tplc="FE8E5BB4" w:tentative="1">
      <w:start w:val="1"/>
      <w:numFmt w:val="decimal"/>
      <w:lvlText w:val="%3."/>
      <w:lvlJc w:val="left"/>
      <w:pPr>
        <w:tabs>
          <w:tab w:val="num" w:pos="1800"/>
        </w:tabs>
        <w:ind w:left="1800" w:hanging="360"/>
      </w:pPr>
    </w:lvl>
    <w:lvl w:ilvl="3" w:tplc="A16E9644" w:tentative="1">
      <w:start w:val="1"/>
      <w:numFmt w:val="decimal"/>
      <w:lvlText w:val="%4."/>
      <w:lvlJc w:val="left"/>
      <w:pPr>
        <w:tabs>
          <w:tab w:val="num" w:pos="2520"/>
        </w:tabs>
        <w:ind w:left="2520" w:hanging="360"/>
      </w:pPr>
    </w:lvl>
    <w:lvl w:ilvl="4" w:tplc="2124E38A" w:tentative="1">
      <w:start w:val="1"/>
      <w:numFmt w:val="decimal"/>
      <w:lvlText w:val="%5."/>
      <w:lvlJc w:val="left"/>
      <w:pPr>
        <w:tabs>
          <w:tab w:val="num" w:pos="3240"/>
        </w:tabs>
        <w:ind w:left="3240" w:hanging="360"/>
      </w:pPr>
    </w:lvl>
    <w:lvl w:ilvl="5" w:tplc="BF6644A4" w:tentative="1">
      <w:start w:val="1"/>
      <w:numFmt w:val="decimal"/>
      <w:lvlText w:val="%6."/>
      <w:lvlJc w:val="left"/>
      <w:pPr>
        <w:tabs>
          <w:tab w:val="num" w:pos="3960"/>
        </w:tabs>
        <w:ind w:left="3960" w:hanging="360"/>
      </w:pPr>
    </w:lvl>
    <w:lvl w:ilvl="6" w:tplc="9D429692" w:tentative="1">
      <w:start w:val="1"/>
      <w:numFmt w:val="decimal"/>
      <w:lvlText w:val="%7."/>
      <w:lvlJc w:val="left"/>
      <w:pPr>
        <w:tabs>
          <w:tab w:val="num" w:pos="4680"/>
        </w:tabs>
        <w:ind w:left="4680" w:hanging="360"/>
      </w:pPr>
    </w:lvl>
    <w:lvl w:ilvl="7" w:tplc="C8480DCC" w:tentative="1">
      <w:start w:val="1"/>
      <w:numFmt w:val="decimal"/>
      <w:lvlText w:val="%8."/>
      <w:lvlJc w:val="left"/>
      <w:pPr>
        <w:tabs>
          <w:tab w:val="num" w:pos="5400"/>
        </w:tabs>
        <w:ind w:left="5400" w:hanging="360"/>
      </w:pPr>
    </w:lvl>
    <w:lvl w:ilvl="8" w:tplc="C18486D8" w:tentative="1">
      <w:start w:val="1"/>
      <w:numFmt w:val="decimal"/>
      <w:lvlText w:val="%9."/>
      <w:lvlJc w:val="left"/>
      <w:pPr>
        <w:tabs>
          <w:tab w:val="num" w:pos="6120"/>
        </w:tabs>
        <w:ind w:left="6120" w:hanging="360"/>
      </w:pPr>
    </w:lvl>
  </w:abstractNum>
  <w:abstractNum w:abstractNumId="9" w15:restartNumberingAfterBreak="0">
    <w:nsid w:val="23FF29B5"/>
    <w:multiLevelType w:val="multilevel"/>
    <w:tmpl w:val="9238F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8338F9"/>
    <w:multiLevelType w:val="multilevel"/>
    <w:tmpl w:val="BC8AA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655631"/>
    <w:multiLevelType w:val="multilevel"/>
    <w:tmpl w:val="C06ED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BD36743"/>
    <w:multiLevelType w:val="multilevel"/>
    <w:tmpl w:val="9EFCB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E26485"/>
    <w:multiLevelType w:val="hybridMultilevel"/>
    <w:tmpl w:val="09AA1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1C75F93"/>
    <w:multiLevelType w:val="multilevel"/>
    <w:tmpl w:val="ABFED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8A4850"/>
    <w:multiLevelType w:val="hybridMultilevel"/>
    <w:tmpl w:val="DF9CE982"/>
    <w:lvl w:ilvl="0" w:tplc="C122E46C">
      <w:start w:val="1"/>
      <w:numFmt w:val="decimal"/>
      <w:lvlText w:val="%1."/>
      <w:lvlJc w:val="left"/>
      <w:pPr>
        <w:tabs>
          <w:tab w:val="num" w:pos="720"/>
        </w:tabs>
        <w:ind w:left="720" w:hanging="360"/>
      </w:pPr>
    </w:lvl>
    <w:lvl w:ilvl="1" w:tplc="C42C82D2" w:tentative="1">
      <w:start w:val="1"/>
      <w:numFmt w:val="decimal"/>
      <w:lvlText w:val="%2."/>
      <w:lvlJc w:val="left"/>
      <w:pPr>
        <w:tabs>
          <w:tab w:val="num" w:pos="1440"/>
        </w:tabs>
        <w:ind w:left="1440" w:hanging="360"/>
      </w:pPr>
    </w:lvl>
    <w:lvl w:ilvl="2" w:tplc="42E48AF6" w:tentative="1">
      <w:start w:val="1"/>
      <w:numFmt w:val="decimal"/>
      <w:lvlText w:val="%3."/>
      <w:lvlJc w:val="left"/>
      <w:pPr>
        <w:tabs>
          <w:tab w:val="num" w:pos="2160"/>
        </w:tabs>
        <w:ind w:left="2160" w:hanging="360"/>
      </w:pPr>
    </w:lvl>
    <w:lvl w:ilvl="3" w:tplc="93A46FFA" w:tentative="1">
      <w:start w:val="1"/>
      <w:numFmt w:val="decimal"/>
      <w:lvlText w:val="%4."/>
      <w:lvlJc w:val="left"/>
      <w:pPr>
        <w:tabs>
          <w:tab w:val="num" w:pos="2880"/>
        </w:tabs>
        <w:ind w:left="2880" w:hanging="360"/>
      </w:pPr>
    </w:lvl>
    <w:lvl w:ilvl="4" w:tplc="6C94D212" w:tentative="1">
      <w:start w:val="1"/>
      <w:numFmt w:val="decimal"/>
      <w:lvlText w:val="%5."/>
      <w:lvlJc w:val="left"/>
      <w:pPr>
        <w:tabs>
          <w:tab w:val="num" w:pos="3600"/>
        </w:tabs>
        <w:ind w:left="3600" w:hanging="360"/>
      </w:pPr>
    </w:lvl>
    <w:lvl w:ilvl="5" w:tplc="A3127316" w:tentative="1">
      <w:start w:val="1"/>
      <w:numFmt w:val="decimal"/>
      <w:lvlText w:val="%6."/>
      <w:lvlJc w:val="left"/>
      <w:pPr>
        <w:tabs>
          <w:tab w:val="num" w:pos="4320"/>
        </w:tabs>
        <w:ind w:left="4320" w:hanging="360"/>
      </w:pPr>
    </w:lvl>
    <w:lvl w:ilvl="6" w:tplc="87647F0E" w:tentative="1">
      <w:start w:val="1"/>
      <w:numFmt w:val="decimal"/>
      <w:lvlText w:val="%7."/>
      <w:lvlJc w:val="left"/>
      <w:pPr>
        <w:tabs>
          <w:tab w:val="num" w:pos="5040"/>
        </w:tabs>
        <w:ind w:left="5040" w:hanging="360"/>
      </w:pPr>
    </w:lvl>
    <w:lvl w:ilvl="7" w:tplc="A5F644B8" w:tentative="1">
      <w:start w:val="1"/>
      <w:numFmt w:val="decimal"/>
      <w:lvlText w:val="%8."/>
      <w:lvlJc w:val="left"/>
      <w:pPr>
        <w:tabs>
          <w:tab w:val="num" w:pos="5760"/>
        </w:tabs>
        <w:ind w:left="5760" w:hanging="360"/>
      </w:pPr>
    </w:lvl>
    <w:lvl w:ilvl="8" w:tplc="99722480" w:tentative="1">
      <w:start w:val="1"/>
      <w:numFmt w:val="decimal"/>
      <w:lvlText w:val="%9."/>
      <w:lvlJc w:val="left"/>
      <w:pPr>
        <w:tabs>
          <w:tab w:val="num" w:pos="6480"/>
        </w:tabs>
        <w:ind w:left="6480" w:hanging="360"/>
      </w:pPr>
    </w:lvl>
  </w:abstractNum>
  <w:abstractNum w:abstractNumId="16" w15:restartNumberingAfterBreak="0">
    <w:nsid w:val="45756BAF"/>
    <w:multiLevelType w:val="hybridMultilevel"/>
    <w:tmpl w:val="F1DAF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AD3624"/>
    <w:multiLevelType w:val="multilevel"/>
    <w:tmpl w:val="A46C4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966677"/>
    <w:multiLevelType w:val="hybridMultilevel"/>
    <w:tmpl w:val="7F80DB44"/>
    <w:lvl w:ilvl="0" w:tplc="3CB661D6">
      <w:start w:val="1"/>
      <w:numFmt w:val="bullet"/>
      <w:lvlText w:val="•"/>
      <w:lvlJc w:val="left"/>
      <w:pPr>
        <w:tabs>
          <w:tab w:val="num" w:pos="720"/>
        </w:tabs>
        <w:ind w:left="720" w:hanging="360"/>
      </w:pPr>
      <w:rPr>
        <w:rFonts w:ascii="Arial" w:hAnsi="Arial" w:hint="default"/>
      </w:rPr>
    </w:lvl>
    <w:lvl w:ilvl="1" w:tplc="AD648AEE" w:tentative="1">
      <w:start w:val="1"/>
      <w:numFmt w:val="bullet"/>
      <w:lvlText w:val="•"/>
      <w:lvlJc w:val="left"/>
      <w:pPr>
        <w:tabs>
          <w:tab w:val="num" w:pos="1440"/>
        </w:tabs>
        <w:ind w:left="1440" w:hanging="360"/>
      </w:pPr>
      <w:rPr>
        <w:rFonts w:ascii="Arial" w:hAnsi="Arial" w:hint="default"/>
      </w:rPr>
    </w:lvl>
    <w:lvl w:ilvl="2" w:tplc="4BBE38C6" w:tentative="1">
      <w:start w:val="1"/>
      <w:numFmt w:val="bullet"/>
      <w:lvlText w:val="•"/>
      <w:lvlJc w:val="left"/>
      <w:pPr>
        <w:tabs>
          <w:tab w:val="num" w:pos="2160"/>
        </w:tabs>
        <w:ind w:left="2160" w:hanging="360"/>
      </w:pPr>
      <w:rPr>
        <w:rFonts w:ascii="Arial" w:hAnsi="Arial" w:hint="default"/>
      </w:rPr>
    </w:lvl>
    <w:lvl w:ilvl="3" w:tplc="5984A140" w:tentative="1">
      <w:start w:val="1"/>
      <w:numFmt w:val="bullet"/>
      <w:lvlText w:val="•"/>
      <w:lvlJc w:val="left"/>
      <w:pPr>
        <w:tabs>
          <w:tab w:val="num" w:pos="2880"/>
        </w:tabs>
        <w:ind w:left="2880" w:hanging="360"/>
      </w:pPr>
      <w:rPr>
        <w:rFonts w:ascii="Arial" w:hAnsi="Arial" w:hint="default"/>
      </w:rPr>
    </w:lvl>
    <w:lvl w:ilvl="4" w:tplc="8168D9C2" w:tentative="1">
      <w:start w:val="1"/>
      <w:numFmt w:val="bullet"/>
      <w:lvlText w:val="•"/>
      <w:lvlJc w:val="left"/>
      <w:pPr>
        <w:tabs>
          <w:tab w:val="num" w:pos="3600"/>
        </w:tabs>
        <w:ind w:left="3600" w:hanging="360"/>
      </w:pPr>
      <w:rPr>
        <w:rFonts w:ascii="Arial" w:hAnsi="Arial" w:hint="default"/>
      </w:rPr>
    </w:lvl>
    <w:lvl w:ilvl="5" w:tplc="A79C9C60" w:tentative="1">
      <w:start w:val="1"/>
      <w:numFmt w:val="bullet"/>
      <w:lvlText w:val="•"/>
      <w:lvlJc w:val="left"/>
      <w:pPr>
        <w:tabs>
          <w:tab w:val="num" w:pos="4320"/>
        </w:tabs>
        <w:ind w:left="4320" w:hanging="360"/>
      </w:pPr>
      <w:rPr>
        <w:rFonts w:ascii="Arial" w:hAnsi="Arial" w:hint="default"/>
      </w:rPr>
    </w:lvl>
    <w:lvl w:ilvl="6" w:tplc="83803BF0" w:tentative="1">
      <w:start w:val="1"/>
      <w:numFmt w:val="bullet"/>
      <w:lvlText w:val="•"/>
      <w:lvlJc w:val="left"/>
      <w:pPr>
        <w:tabs>
          <w:tab w:val="num" w:pos="5040"/>
        </w:tabs>
        <w:ind w:left="5040" w:hanging="360"/>
      </w:pPr>
      <w:rPr>
        <w:rFonts w:ascii="Arial" w:hAnsi="Arial" w:hint="default"/>
      </w:rPr>
    </w:lvl>
    <w:lvl w:ilvl="7" w:tplc="CE263E00" w:tentative="1">
      <w:start w:val="1"/>
      <w:numFmt w:val="bullet"/>
      <w:lvlText w:val="•"/>
      <w:lvlJc w:val="left"/>
      <w:pPr>
        <w:tabs>
          <w:tab w:val="num" w:pos="5760"/>
        </w:tabs>
        <w:ind w:left="5760" w:hanging="360"/>
      </w:pPr>
      <w:rPr>
        <w:rFonts w:ascii="Arial" w:hAnsi="Arial" w:hint="default"/>
      </w:rPr>
    </w:lvl>
    <w:lvl w:ilvl="8" w:tplc="F9CA54A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513573D"/>
    <w:multiLevelType w:val="multilevel"/>
    <w:tmpl w:val="1CFC6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6C247D"/>
    <w:multiLevelType w:val="hybridMultilevel"/>
    <w:tmpl w:val="09F097CC"/>
    <w:lvl w:ilvl="0" w:tplc="0FC0987A">
      <w:start w:val="1"/>
      <w:numFmt w:val="bullet"/>
      <w:lvlText w:val="•"/>
      <w:lvlJc w:val="left"/>
      <w:pPr>
        <w:tabs>
          <w:tab w:val="num" w:pos="720"/>
        </w:tabs>
        <w:ind w:left="720" w:hanging="360"/>
      </w:pPr>
      <w:rPr>
        <w:rFonts w:ascii="Arial" w:hAnsi="Arial" w:hint="default"/>
      </w:rPr>
    </w:lvl>
    <w:lvl w:ilvl="1" w:tplc="23A01B42" w:tentative="1">
      <w:start w:val="1"/>
      <w:numFmt w:val="bullet"/>
      <w:lvlText w:val="•"/>
      <w:lvlJc w:val="left"/>
      <w:pPr>
        <w:tabs>
          <w:tab w:val="num" w:pos="1440"/>
        </w:tabs>
        <w:ind w:left="1440" w:hanging="360"/>
      </w:pPr>
      <w:rPr>
        <w:rFonts w:ascii="Arial" w:hAnsi="Arial" w:hint="default"/>
      </w:rPr>
    </w:lvl>
    <w:lvl w:ilvl="2" w:tplc="FAB471B0" w:tentative="1">
      <w:start w:val="1"/>
      <w:numFmt w:val="bullet"/>
      <w:lvlText w:val="•"/>
      <w:lvlJc w:val="left"/>
      <w:pPr>
        <w:tabs>
          <w:tab w:val="num" w:pos="2160"/>
        </w:tabs>
        <w:ind w:left="2160" w:hanging="360"/>
      </w:pPr>
      <w:rPr>
        <w:rFonts w:ascii="Arial" w:hAnsi="Arial" w:hint="default"/>
      </w:rPr>
    </w:lvl>
    <w:lvl w:ilvl="3" w:tplc="DC1242DC" w:tentative="1">
      <w:start w:val="1"/>
      <w:numFmt w:val="bullet"/>
      <w:lvlText w:val="•"/>
      <w:lvlJc w:val="left"/>
      <w:pPr>
        <w:tabs>
          <w:tab w:val="num" w:pos="2880"/>
        </w:tabs>
        <w:ind w:left="2880" w:hanging="360"/>
      </w:pPr>
      <w:rPr>
        <w:rFonts w:ascii="Arial" w:hAnsi="Arial" w:hint="default"/>
      </w:rPr>
    </w:lvl>
    <w:lvl w:ilvl="4" w:tplc="4438AF46" w:tentative="1">
      <w:start w:val="1"/>
      <w:numFmt w:val="bullet"/>
      <w:lvlText w:val="•"/>
      <w:lvlJc w:val="left"/>
      <w:pPr>
        <w:tabs>
          <w:tab w:val="num" w:pos="3600"/>
        </w:tabs>
        <w:ind w:left="3600" w:hanging="360"/>
      </w:pPr>
      <w:rPr>
        <w:rFonts w:ascii="Arial" w:hAnsi="Arial" w:hint="default"/>
      </w:rPr>
    </w:lvl>
    <w:lvl w:ilvl="5" w:tplc="853E3882" w:tentative="1">
      <w:start w:val="1"/>
      <w:numFmt w:val="bullet"/>
      <w:lvlText w:val="•"/>
      <w:lvlJc w:val="left"/>
      <w:pPr>
        <w:tabs>
          <w:tab w:val="num" w:pos="4320"/>
        </w:tabs>
        <w:ind w:left="4320" w:hanging="360"/>
      </w:pPr>
      <w:rPr>
        <w:rFonts w:ascii="Arial" w:hAnsi="Arial" w:hint="default"/>
      </w:rPr>
    </w:lvl>
    <w:lvl w:ilvl="6" w:tplc="54D03E74" w:tentative="1">
      <w:start w:val="1"/>
      <w:numFmt w:val="bullet"/>
      <w:lvlText w:val="•"/>
      <w:lvlJc w:val="left"/>
      <w:pPr>
        <w:tabs>
          <w:tab w:val="num" w:pos="5040"/>
        </w:tabs>
        <w:ind w:left="5040" w:hanging="360"/>
      </w:pPr>
      <w:rPr>
        <w:rFonts w:ascii="Arial" w:hAnsi="Arial" w:hint="default"/>
      </w:rPr>
    </w:lvl>
    <w:lvl w:ilvl="7" w:tplc="6EB2FE72" w:tentative="1">
      <w:start w:val="1"/>
      <w:numFmt w:val="bullet"/>
      <w:lvlText w:val="•"/>
      <w:lvlJc w:val="left"/>
      <w:pPr>
        <w:tabs>
          <w:tab w:val="num" w:pos="5760"/>
        </w:tabs>
        <w:ind w:left="5760" w:hanging="360"/>
      </w:pPr>
      <w:rPr>
        <w:rFonts w:ascii="Arial" w:hAnsi="Arial" w:hint="default"/>
      </w:rPr>
    </w:lvl>
    <w:lvl w:ilvl="8" w:tplc="EEC0DE6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F83396D"/>
    <w:multiLevelType w:val="multilevel"/>
    <w:tmpl w:val="93C0C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9D1669"/>
    <w:multiLevelType w:val="hybridMultilevel"/>
    <w:tmpl w:val="DF16CE48"/>
    <w:lvl w:ilvl="0" w:tplc="199E133A">
      <w:start w:val="1"/>
      <w:numFmt w:val="bullet"/>
      <w:lvlText w:val="•"/>
      <w:lvlJc w:val="left"/>
      <w:pPr>
        <w:tabs>
          <w:tab w:val="num" w:pos="720"/>
        </w:tabs>
        <w:ind w:left="720" w:hanging="360"/>
      </w:pPr>
      <w:rPr>
        <w:rFonts w:ascii="Arial" w:hAnsi="Arial" w:hint="default"/>
      </w:rPr>
    </w:lvl>
    <w:lvl w:ilvl="1" w:tplc="195AE7C0">
      <w:numFmt w:val="bullet"/>
      <w:lvlText w:val="•"/>
      <w:lvlJc w:val="left"/>
      <w:pPr>
        <w:tabs>
          <w:tab w:val="num" w:pos="1440"/>
        </w:tabs>
        <w:ind w:left="1440" w:hanging="360"/>
      </w:pPr>
      <w:rPr>
        <w:rFonts w:ascii="Arial" w:hAnsi="Arial" w:hint="default"/>
      </w:rPr>
    </w:lvl>
    <w:lvl w:ilvl="2" w:tplc="77EC1426" w:tentative="1">
      <w:start w:val="1"/>
      <w:numFmt w:val="bullet"/>
      <w:lvlText w:val="•"/>
      <w:lvlJc w:val="left"/>
      <w:pPr>
        <w:tabs>
          <w:tab w:val="num" w:pos="2160"/>
        </w:tabs>
        <w:ind w:left="2160" w:hanging="360"/>
      </w:pPr>
      <w:rPr>
        <w:rFonts w:ascii="Arial" w:hAnsi="Arial" w:hint="default"/>
      </w:rPr>
    </w:lvl>
    <w:lvl w:ilvl="3" w:tplc="7C36BB98" w:tentative="1">
      <w:start w:val="1"/>
      <w:numFmt w:val="bullet"/>
      <w:lvlText w:val="•"/>
      <w:lvlJc w:val="left"/>
      <w:pPr>
        <w:tabs>
          <w:tab w:val="num" w:pos="2880"/>
        </w:tabs>
        <w:ind w:left="2880" w:hanging="360"/>
      </w:pPr>
      <w:rPr>
        <w:rFonts w:ascii="Arial" w:hAnsi="Arial" w:hint="default"/>
      </w:rPr>
    </w:lvl>
    <w:lvl w:ilvl="4" w:tplc="3B5A605E" w:tentative="1">
      <w:start w:val="1"/>
      <w:numFmt w:val="bullet"/>
      <w:lvlText w:val="•"/>
      <w:lvlJc w:val="left"/>
      <w:pPr>
        <w:tabs>
          <w:tab w:val="num" w:pos="3600"/>
        </w:tabs>
        <w:ind w:left="3600" w:hanging="360"/>
      </w:pPr>
      <w:rPr>
        <w:rFonts w:ascii="Arial" w:hAnsi="Arial" w:hint="default"/>
      </w:rPr>
    </w:lvl>
    <w:lvl w:ilvl="5" w:tplc="7230FB32" w:tentative="1">
      <w:start w:val="1"/>
      <w:numFmt w:val="bullet"/>
      <w:lvlText w:val="•"/>
      <w:lvlJc w:val="left"/>
      <w:pPr>
        <w:tabs>
          <w:tab w:val="num" w:pos="4320"/>
        </w:tabs>
        <w:ind w:left="4320" w:hanging="360"/>
      </w:pPr>
      <w:rPr>
        <w:rFonts w:ascii="Arial" w:hAnsi="Arial" w:hint="default"/>
      </w:rPr>
    </w:lvl>
    <w:lvl w:ilvl="6" w:tplc="3E9C33DC" w:tentative="1">
      <w:start w:val="1"/>
      <w:numFmt w:val="bullet"/>
      <w:lvlText w:val="•"/>
      <w:lvlJc w:val="left"/>
      <w:pPr>
        <w:tabs>
          <w:tab w:val="num" w:pos="5040"/>
        </w:tabs>
        <w:ind w:left="5040" w:hanging="360"/>
      </w:pPr>
      <w:rPr>
        <w:rFonts w:ascii="Arial" w:hAnsi="Arial" w:hint="default"/>
      </w:rPr>
    </w:lvl>
    <w:lvl w:ilvl="7" w:tplc="0BCE54B8" w:tentative="1">
      <w:start w:val="1"/>
      <w:numFmt w:val="bullet"/>
      <w:lvlText w:val="•"/>
      <w:lvlJc w:val="left"/>
      <w:pPr>
        <w:tabs>
          <w:tab w:val="num" w:pos="5760"/>
        </w:tabs>
        <w:ind w:left="5760" w:hanging="360"/>
      </w:pPr>
      <w:rPr>
        <w:rFonts w:ascii="Arial" w:hAnsi="Arial" w:hint="default"/>
      </w:rPr>
    </w:lvl>
    <w:lvl w:ilvl="8" w:tplc="93DE469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C85608E"/>
    <w:multiLevelType w:val="hybridMultilevel"/>
    <w:tmpl w:val="C08E9978"/>
    <w:lvl w:ilvl="0" w:tplc="FC107806">
      <w:start w:val="1"/>
      <w:numFmt w:val="bullet"/>
      <w:lvlText w:val="•"/>
      <w:lvlJc w:val="left"/>
      <w:pPr>
        <w:tabs>
          <w:tab w:val="num" w:pos="720"/>
        </w:tabs>
        <w:ind w:left="720" w:hanging="360"/>
      </w:pPr>
      <w:rPr>
        <w:rFonts w:ascii="Arial" w:hAnsi="Arial" w:hint="default"/>
      </w:rPr>
    </w:lvl>
    <w:lvl w:ilvl="1" w:tplc="16FE63EE" w:tentative="1">
      <w:start w:val="1"/>
      <w:numFmt w:val="bullet"/>
      <w:lvlText w:val="•"/>
      <w:lvlJc w:val="left"/>
      <w:pPr>
        <w:tabs>
          <w:tab w:val="num" w:pos="1440"/>
        </w:tabs>
        <w:ind w:left="1440" w:hanging="360"/>
      </w:pPr>
      <w:rPr>
        <w:rFonts w:ascii="Arial" w:hAnsi="Arial" w:hint="default"/>
      </w:rPr>
    </w:lvl>
    <w:lvl w:ilvl="2" w:tplc="FA3ED22A" w:tentative="1">
      <w:start w:val="1"/>
      <w:numFmt w:val="bullet"/>
      <w:lvlText w:val="•"/>
      <w:lvlJc w:val="left"/>
      <w:pPr>
        <w:tabs>
          <w:tab w:val="num" w:pos="2160"/>
        </w:tabs>
        <w:ind w:left="2160" w:hanging="360"/>
      </w:pPr>
      <w:rPr>
        <w:rFonts w:ascii="Arial" w:hAnsi="Arial" w:hint="default"/>
      </w:rPr>
    </w:lvl>
    <w:lvl w:ilvl="3" w:tplc="2F227DD2" w:tentative="1">
      <w:start w:val="1"/>
      <w:numFmt w:val="bullet"/>
      <w:lvlText w:val="•"/>
      <w:lvlJc w:val="left"/>
      <w:pPr>
        <w:tabs>
          <w:tab w:val="num" w:pos="2880"/>
        </w:tabs>
        <w:ind w:left="2880" w:hanging="360"/>
      </w:pPr>
      <w:rPr>
        <w:rFonts w:ascii="Arial" w:hAnsi="Arial" w:hint="default"/>
      </w:rPr>
    </w:lvl>
    <w:lvl w:ilvl="4" w:tplc="7A3CCCE0" w:tentative="1">
      <w:start w:val="1"/>
      <w:numFmt w:val="bullet"/>
      <w:lvlText w:val="•"/>
      <w:lvlJc w:val="left"/>
      <w:pPr>
        <w:tabs>
          <w:tab w:val="num" w:pos="3600"/>
        </w:tabs>
        <w:ind w:left="3600" w:hanging="360"/>
      </w:pPr>
      <w:rPr>
        <w:rFonts w:ascii="Arial" w:hAnsi="Arial" w:hint="default"/>
      </w:rPr>
    </w:lvl>
    <w:lvl w:ilvl="5" w:tplc="548270FC" w:tentative="1">
      <w:start w:val="1"/>
      <w:numFmt w:val="bullet"/>
      <w:lvlText w:val="•"/>
      <w:lvlJc w:val="left"/>
      <w:pPr>
        <w:tabs>
          <w:tab w:val="num" w:pos="4320"/>
        </w:tabs>
        <w:ind w:left="4320" w:hanging="360"/>
      </w:pPr>
      <w:rPr>
        <w:rFonts w:ascii="Arial" w:hAnsi="Arial" w:hint="default"/>
      </w:rPr>
    </w:lvl>
    <w:lvl w:ilvl="6" w:tplc="FBC66C54" w:tentative="1">
      <w:start w:val="1"/>
      <w:numFmt w:val="bullet"/>
      <w:lvlText w:val="•"/>
      <w:lvlJc w:val="left"/>
      <w:pPr>
        <w:tabs>
          <w:tab w:val="num" w:pos="5040"/>
        </w:tabs>
        <w:ind w:left="5040" w:hanging="360"/>
      </w:pPr>
      <w:rPr>
        <w:rFonts w:ascii="Arial" w:hAnsi="Arial" w:hint="default"/>
      </w:rPr>
    </w:lvl>
    <w:lvl w:ilvl="7" w:tplc="608E8638" w:tentative="1">
      <w:start w:val="1"/>
      <w:numFmt w:val="bullet"/>
      <w:lvlText w:val="•"/>
      <w:lvlJc w:val="left"/>
      <w:pPr>
        <w:tabs>
          <w:tab w:val="num" w:pos="5760"/>
        </w:tabs>
        <w:ind w:left="5760" w:hanging="360"/>
      </w:pPr>
      <w:rPr>
        <w:rFonts w:ascii="Arial" w:hAnsi="Arial" w:hint="default"/>
      </w:rPr>
    </w:lvl>
    <w:lvl w:ilvl="8" w:tplc="8D50CA2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DE34D45"/>
    <w:multiLevelType w:val="hybridMultilevel"/>
    <w:tmpl w:val="7548DC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A5341F"/>
    <w:multiLevelType w:val="multilevel"/>
    <w:tmpl w:val="80361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312405">
    <w:abstractNumId w:val="13"/>
  </w:num>
  <w:num w:numId="2" w16cid:durableId="1554580526">
    <w:abstractNumId w:val="6"/>
  </w:num>
  <w:num w:numId="3" w16cid:durableId="1213925936">
    <w:abstractNumId w:val="5"/>
  </w:num>
  <w:num w:numId="4" w16cid:durableId="2055540917">
    <w:abstractNumId w:val="9"/>
  </w:num>
  <w:num w:numId="5" w16cid:durableId="1520119568">
    <w:abstractNumId w:val="11"/>
  </w:num>
  <w:num w:numId="6" w16cid:durableId="1039863401">
    <w:abstractNumId w:val="1"/>
  </w:num>
  <w:num w:numId="7" w16cid:durableId="1592200932">
    <w:abstractNumId w:val="2"/>
  </w:num>
  <w:num w:numId="8" w16cid:durableId="438985761">
    <w:abstractNumId w:val="4"/>
  </w:num>
  <w:num w:numId="9" w16cid:durableId="1088388652">
    <w:abstractNumId w:val="10"/>
  </w:num>
  <w:num w:numId="10" w16cid:durableId="339163096">
    <w:abstractNumId w:val="19"/>
  </w:num>
  <w:num w:numId="11" w16cid:durableId="1017585403">
    <w:abstractNumId w:val="17"/>
  </w:num>
  <w:num w:numId="12" w16cid:durableId="1202403858">
    <w:abstractNumId w:val="3"/>
  </w:num>
  <w:num w:numId="13" w16cid:durableId="1038969020">
    <w:abstractNumId w:val="12"/>
  </w:num>
  <w:num w:numId="14" w16cid:durableId="1370060488">
    <w:abstractNumId w:val="21"/>
  </w:num>
  <w:num w:numId="15" w16cid:durableId="1855335781">
    <w:abstractNumId w:val="25"/>
  </w:num>
  <w:num w:numId="16" w16cid:durableId="290552282">
    <w:abstractNumId w:val="14"/>
  </w:num>
  <w:num w:numId="17" w16cid:durableId="224266665">
    <w:abstractNumId w:val="20"/>
  </w:num>
  <w:num w:numId="18" w16cid:durableId="2113471458">
    <w:abstractNumId w:val="18"/>
  </w:num>
  <w:num w:numId="19" w16cid:durableId="943995792">
    <w:abstractNumId w:val="22"/>
  </w:num>
  <w:num w:numId="20" w16cid:durableId="431704257">
    <w:abstractNumId w:val="23"/>
  </w:num>
  <w:num w:numId="21" w16cid:durableId="753402342">
    <w:abstractNumId w:val="24"/>
  </w:num>
  <w:num w:numId="22" w16cid:durableId="254361788">
    <w:abstractNumId w:val="0"/>
  </w:num>
  <w:num w:numId="23" w16cid:durableId="1178885821">
    <w:abstractNumId w:val="15"/>
  </w:num>
  <w:num w:numId="24" w16cid:durableId="1995135277">
    <w:abstractNumId w:val="8"/>
  </w:num>
  <w:num w:numId="25" w16cid:durableId="856848942">
    <w:abstractNumId w:val="16"/>
  </w:num>
  <w:num w:numId="26" w16cid:durableId="6765457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erdous, Md Sakib [C B E]">
    <w15:presenceInfo w15:providerId="AD" w15:userId="S::ferdous@iastate.edu::da9980ff-dcf3-40ec-8991-51597a2fdda1"/>
  </w15:person>
  <w15:person w15:author="Cryer, Steve">
    <w15:presenceInfo w15:providerId="AD" w15:userId="S::steven.cryer@corteva.com::619ea704-f658-4e94-9212-2109c34c20e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5BC"/>
    <w:rsid w:val="00000C45"/>
    <w:rsid w:val="00002DEB"/>
    <w:rsid w:val="00003729"/>
    <w:rsid w:val="00006E7E"/>
    <w:rsid w:val="000074BD"/>
    <w:rsid w:val="00007525"/>
    <w:rsid w:val="00007A44"/>
    <w:rsid w:val="00007DBF"/>
    <w:rsid w:val="0001278E"/>
    <w:rsid w:val="0001294D"/>
    <w:rsid w:val="000153EE"/>
    <w:rsid w:val="00015528"/>
    <w:rsid w:val="0001626B"/>
    <w:rsid w:val="00016E27"/>
    <w:rsid w:val="00017726"/>
    <w:rsid w:val="00017AF8"/>
    <w:rsid w:val="0002136F"/>
    <w:rsid w:val="00021746"/>
    <w:rsid w:val="00022010"/>
    <w:rsid w:val="00023538"/>
    <w:rsid w:val="00023CD6"/>
    <w:rsid w:val="0002593D"/>
    <w:rsid w:val="00026CDA"/>
    <w:rsid w:val="000271E9"/>
    <w:rsid w:val="00027472"/>
    <w:rsid w:val="00027EB6"/>
    <w:rsid w:val="000301A8"/>
    <w:rsid w:val="0003161D"/>
    <w:rsid w:val="00031F39"/>
    <w:rsid w:val="0003484A"/>
    <w:rsid w:val="0003551C"/>
    <w:rsid w:val="00035CAD"/>
    <w:rsid w:val="00040AB8"/>
    <w:rsid w:val="000413C7"/>
    <w:rsid w:val="000425C6"/>
    <w:rsid w:val="00042F60"/>
    <w:rsid w:val="00043435"/>
    <w:rsid w:val="00043C63"/>
    <w:rsid w:val="00044A42"/>
    <w:rsid w:val="00044D81"/>
    <w:rsid w:val="00044FC1"/>
    <w:rsid w:val="000458EC"/>
    <w:rsid w:val="000468FF"/>
    <w:rsid w:val="000470E5"/>
    <w:rsid w:val="00050BF3"/>
    <w:rsid w:val="00051E64"/>
    <w:rsid w:val="00051F01"/>
    <w:rsid w:val="00052B8B"/>
    <w:rsid w:val="00052EFA"/>
    <w:rsid w:val="00053C42"/>
    <w:rsid w:val="00053F66"/>
    <w:rsid w:val="00057E88"/>
    <w:rsid w:val="00061540"/>
    <w:rsid w:val="000620D0"/>
    <w:rsid w:val="000621E5"/>
    <w:rsid w:val="00065290"/>
    <w:rsid w:val="00067182"/>
    <w:rsid w:val="00067D0F"/>
    <w:rsid w:val="00071310"/>
    <w:rsid w:val="00071953"/>
    <w:rsid w:val="00071F65"/>
    <w:rsid w:val="00073C4A"/>
    <w:rsid w:val="00074EBF"/>
    <w:rsid w:val="00075A73"/>
    <w:rsid w:val="00075B85"/>
    <w:rsid w:val="00075FB9"/>
    <w:rsid w:val="0008041D"/>
    <w:rsid w:val="00081F49"/>
    <w:rsid w:val="00082110"/>
    <w:rsid w:val="000822D3"/>
    <w:rsid w:val="00082E41"/>
    <w:rsid w:val="00083EC3"/>
    <w:rsid w:val="000858BE"/>
    <w:rsid w:val="00086DD8"/>
    <w:rsid w:val="00087789"/>
    <w:rsid w:val="000900D9"/>
    <w:rsid w:val="00090ADE"/>
    <w:rsid w:val="00090E39"/>
    <w:rsid w:val="000921AF"/>
    <w:rsid w:val="00092ACD"/>
    <w:rsid w:val="00092D61"/>
    <w:rsid w:val="0009303D"/>
    <w:rsid w:val="00093933"/>
    <w:rsid w:val="0009463F"/>
    <w:rsid w:val="000949DF"/>
    <w:rsid w:val="000956A7"/>
    <w:rsid w:val="00097A08"/>
    <w:rsid w:val="00097F66"/>
    <w:rsid w:val="000A061F"/>
    <w:rsid w:val="000A0665"/>
    <w:rsid w:val="000A23C3"/>
    <w:rsid w:val="000A3DE5"/>
    <w:rsid w:val="000A3F45"/>
    <w:rsid w:val="000A527D"/>
    <w:rsid w:val="000A659D"/>
    <w:rsid w:val="000A7EA9"/>
    <w:rsid w:val="000B0E27"/>
    <w:rsid w:val="000B1CDD"/>
    <w:rsid w:val="000B2865"/>
    <w:rsid w:val="000B29EF"/>
    <w:rsid w:val="000B5CD0"/>
    <w:rsid w:val="000B640E"/>
    <w:rsid w:val="000C1AC3"/>
    <w:rsid w:val="000C42C2"/>
    <w:rsid w:val="000C4920"/>
    <w:rsid w:val="000C5255"/>
    <w:rsid w:val="000C53D8"/>
    <w:rsid w:val="000C5644"/>
    <w:rsid w:val="000C57A9"/>
    <w:rsid w:val="000C690F"/>
    <w:rsid w:val="000C78F5"/>
    <w:rsid w:val="000D0AAA"/>
    <w:rsid w:val="000D1E6A"/>
    <w:rsid w:val="000D3811"/>
    <w:rsid w:val="000D440C"/>
    <w:rsid w:val="000D45B8"/>
    <w:rsid w:val="000D4A32"/>
    <w:rsid w:val="000D50B2"/>
    <w:rsid w:val="000D69B6"/>
    <w:rsid w:val="000D6C1B"/>
    <w:rsid w:val="000E0A4F"/>
    <w:rsid w:val="000E2C25"/>
    <w:rsid w:val="000E34DD"/>
    <w:rsid w:val="000E441D"/>
    <w:rsid w:val="000F0288"/>
    <w:rsid w:val="000F07A6"/>
    <w:rsid w:val="000F128E"/>
    <w:rsid w:val="000F196A"/>
    <w:rsid w:val="000F1CF8"/>
    <w:rsid w:val="000F3229"/>
    <w:rsid w:val="000F36D8"/>
    <w:rsid w:val="000F37C7"/>
    <w:rsid w:val="000F475C"/>
    <w:rsid w:val="000F59A3"/>
    <w:rsid w:val="000F60A4"/>
    <w:rsid w:val="000F6CBA"/>
    <w:rsid w:val="0010069A"/>
    <w:rsid w:val="00100D27"/>
    <w:rsid w:val="00101F80"/>
    <w:rsid w:val="00102DBC"/>
    <w:rsid w:val="00102DD8"/>
    <w:rsid w:val="00103FDF"/>
    <w:rsid w:val="00104C07"/>
    <w:rsid w:val="00104CC1"/>
    <w:rsid w:val="00105858"/>
    <w:rsid w:val="001058DF"/>
    <w:rsid w:val="001062B0"/>
    <w:rsid w:val="00107BB0"/>
    <w:rsid w:val="00107C6A"/>
    <w:rsid w:val="00107D55"/>
    <w:rsid w:val="00110856"/>
    <w:rsid w:val="00111A66"/>
    <w:rsid w:val="001136ED"/>
    <w:rsid w:val="00113EA6"/>
    <w:rsid w:val="00115CF6"/>
    <w:rsid w:val="00115D51"/>
    <w:rsid w:val="001172CA"/>
    <w:rsid w:val="00120D09"/>
    <w:rsid w:val="0012131C"/>
    <w:rsid w:val="001218DF"/>
    <w:rsid w:val="00122287"/>
    <w:rsid w:val="0012397A"/>
    <w:rsid w:val="00126F5A"/>
    <w:rsid w:val="00126FF1"/>
    <w:rsid w:val="00127A29"/>
    <w:rsid w:val="00127A57"/>
    <w:rsid w:val="00130CB4"/>
    <w:rsid w:val="001339E5"/>
    <w:rsid w:val="001340E8"/>
    <w:rsid w:val="001351F4"/>
    <w:rsid w:val="00135491"/>
    <w:rsid w:val="00137A08"/>
    <w:rsid w:val="001401AD"/>
    <w:rsid w:val="0014052B"/>
    <w:rsid w:val="00142F2B"/>
    <w:rsid w:val="0014354E"/>
    <w:rsid w:val="00146FA8"/>
    <w:rsid w:val="001529E9"/>
    <w:rsid w:val="0015519B"/>
    <w:rsid w:val="001637C1"/>
    <w:rsid w:val="001642D9"/>
    <w:rsid w:val="0016495E"/>
    <w:rsid w:val="00167F5A"/>
    <w:rsid w:val="00167FAA"/>
    <w:rsid w:val="00170075"/>
    <w:rsid w:val="0017075D"/>
    <w:rsid w:val="00170FC6"/>
    <w:rsid w:val="001718F3"/>
    <w:rsid w:val="00171C44"/>
    <w:rsid w:val="00172D91"/>
    <w:rsid w:val="00173D17"/>
    <w:rsid w:val="00173FD2"/>
    <w:rsid w:val="001769D8"/>
    <w:rsid w:val="0017798B"/>
    <w:rsid w:val="00180B4E"/>
    <w:rsid w:val="001839AC"/>
    <w:rsid w:val="00183CA0"/>
    <w:rsid w:val="00183E32"/>
    <w:rsid w:val="00184EF0"/>
    <w:rsid w:val="001851A6"/>
    <w:rsid w:val="001857F3"/>
    <w:rsid w:val="001900BF"/>
    <w:rsid w:val="00190CD9"/>
    <w:rsid w:val="00192E03"/>
    <w:rsid w:val="00193E06"/>
    <w:rsid w:val="0019404E"/>
    <w:rsid w:val="001942B0"/>
    <w:rsid w:val="0019577B"/>
    <w:rsid w:val="00195E02"/>
    <w:rsid w:val="001A0B3F"/>
    <w:rsid w:val="001A121B"/>
    <w:rsid w:val="001A1628"/>
    <w:rsid w:val="001A194C"/>
    <w:rsid w:val="001A2A6A"/>
    <w:rsid w:val="001A3835"/>
    <w:rsid w:val="001A3BC5"/>
    <w:rsid w:val="001A433C"/>
    <w:rsid w:val="001A4E8A"/>
    <w:rsid w:val="001A6F96"/>
    <w:rsid w:val="001B0B83"/>
    <w:rsid w:val="001B11C0"/>
    <w:rsid w:val="001B1A2B"/>
    <w:rsid w:val="001B1DF6"/>
    <w:rsid w:val="001B334B"/>
    <w:rsid w:val="001B53E9"/>
    <w:rsid w:val="001B67A6"/>
    <w:rsid w:val="001B790B"/>
    <w:rsid w:val="001C08F6"/>
    <w:rsid w:val="001C09B5"/>
    <w:rsid w:val="001C1D68"/>
    <w:rsid w:val="001C2266"/>
    <w:rsid w:val="001C40ED"/>
    <w:rsid w:val="001C43C5"/>
    <w:rsid w:val="001C4595"/>
    <w:rsid w:val="001C4A3F"/>
    <w:rsid w:val="001C4C6F"/>
    <w:rsid w:val="001C5618"/>
    <w:rsid w:val="001C6014"/>
    <w:rsid w:val="001C6541"/>
    <w:rsid w:val="001C66F3"/>
    <w:rsid w:val="001C6C60"/>
    <w:rsid w:val="001C774D"/>
    <w:rsid w:val="001C7D55"/>
    <w:rsid w:val="001D0771"/>
    <w:rsid w:val="001D1538"/>
    <w:rsid w:val="001D197D"/>
    <w:rsid w:val="001D23C1"/>
    <w:rsid w:val="001D538C"/>
    <w:rsid w:val="001D5843"/>
    <w:rsid w:val="001D6303"/>
    <w:rsid w:val="001D7D45"/>
    <w:rsid w:val="001E0FF5"/>
    <w:rsid w:val="001E18CB"/>
    <w:rsid w:val="001E1E16"/>
    <w:rsid w:val="001E317D"/>
    <w:rsid w:val="001E331A"/>
    <w:rsid w:val="001E366E"/>
    <w:rsid w:val="001E3A35"/>
    <w:rsid w:val="001E450F"/>
    <w:rsid w:val="001E5532"/>
    <w:rsid w:val="001E55F7"/>
    <w:rsid w:val="001E5618"/>
    <w:rsid w:val="001E70A5"/>
    <w:rsid w:val="001E74F9"/>
    <w:rsid w:val="001E78F0"/>
    <w:rsid w:val="001E7974"/>
    <w:rsid w:val="001F0840"/>
    <w:rsid w:val="001F0A53"/>
    <w:rsid w:val="001F0BE2"/>
    <w:rsid w:val="001F131F"/>
    <w:rsid w:val="001F2B7A"/>
    <w:rsid w:val="001F40D3"/>
    <w:rsid w:val="001F5467"/>
    <w:rsid w:val="001F6277"/>
    <w:rsid w:val="001F6481"/>
    <w:rsid w:val="001F7009"/>
    <w:rsid w:val="002038C2"/>
    <w:rsid w:val="00203906"/>
    <w:rsid w:val="00204D60"/>
    <w:rsid w:val="002062A2"/>
    <w:rsid w:val="0020788A"/>
    <w:rsid w:val="00211ABD"/>
    <w:rsid w:val="00211B17"/>
    <w:rsid w:val="00212BE4"/>
    <w:rsid w:val="00213E8B"/>
    <w:rsid w:val="00214173"/>
    <w:rsid w:val="00214FA5"/>
    <w:rsid w:val="0021515F"/>
    <w:rsid w:val="00215688"/>
    <w:rsid w:val="002158E0"/>
    <w:rsid w:val="002179AF"/>
    <w:rsid w:val="00223187"/>
    <w:rsid w:val="002274C4"/>
    <w:rsid w:val="002326EF"/>
    <w:rsid w:val="00233256"/>
    <w:rsid w:val="00234D1E"/>
    <w:rsid w:val="0023661C"/>
    <w:rsid w:val="00236768"/>
    <w:rsid w:val="0024044D"/>
    <w:rsid w:val="00240B47"/>
    <w:rsid w:val="00240BB6"/>
    <w:rsid w:val="002415FF"/>
    <w:rsid w:val="00241C7A"/>
    <w:rsid w:val="00242C8A"/>
    <w:rsid w:val="00242E1C"/>
    <w:rsid w:val="00242ED4"/>
    <w:rsid w:val="00243C69"/>
    <w:rsid w:val="00244939"/>
    <w:rsid w:val="00245068"/>
    <w:rsid w:val="002453EC"/>
    <w:rsid w:val="00245C7B"/>
    <w:rsid w:val="00245D1E"/>
    <w:rsid w:val="0024687F"/>
    <w:rsid w:val="002503BE"/>
    <w:rsid w:val="002532C6"/>
    <w:rsid w:val="002535AD"/>
    <w:rsid w:val="00253FCD"/>
    <w:rsid w:val="00255919"/>
    <w:rsid w:val="00255C47"/>
    <w:rsid w:val="00255FC7"/>
    <w:rsid w:val="00256AE6"/>
    <w:rsid w:val="002577BF"/>
    <w:rsid w:val="0026206B"/>
    <w:rsid w:val="00262CA2"/>
    <w:rsid w:val="002634ED"/>
    <w:rsid w:val="00263DA2"/>
    <w:rsid w:val="00266B92"/>
    <w:rsid w:val="00267760"/>
    <w:rsid w:val="002706ED"/>
    <w:rsid w:val="00270FFB"/>
    <w:rsid w:val="00271A6D"/>
    <w:rsid w:val="002731D1"/>
    <w:rsid w:val="00274D58"/>
    <w:rsid w:val="002802A0"/>
    <w:rsid w:val="0028133A"/>
    <w:rsid w:val="0028157A"/>
    <w:rsid w:val="00283645"/>
    <w:rsid w:val="002852B2"/>
    <w:rsid w:val="00285499"/>
    <w:rsid w:val="002862FF"/>
    <w:rsid w:val="002879E1"/>
    <w:rsid w:val="00291774"/>
    <w:rsid w:val="002957DD"/>
    <w:rsid w:val="00295813"/>
    <w:rsid w:val="0029745E"/>
    <w:rsid w:val="0029756E"/>
    <w:rsid w:val="002A045C"/>
    <w:rsid w:val="002A07C9"/>
    <w:rsid w:val="002A2FE7"/>
    <w:rsid w:val="002A3D5D"/>
    <w:rsid w:val="002A5E8E"/>
    <w:rsid w:val="002A6D3C"/>
    <w:rsid w:val="002A7494"/>
    <w:rsid w:val="002B0DCC"/>
    <w:rsid w:val="002B2041"/>
    <w:rsid w:val="002B3E12"/>
    <w:rsid w:val="002B4321"/>
    <w:rsid w:val="002B47E2"/>
    <w:rsid w:val="002B721F"/>
    <w:rsid w:val="002B7E8F"/>
    <w:rsid w:val="002C033D"/>
    <w:rsid w:val="002C0F3E"/>
    <w:rsid w:val="002C150B"/>
    <w:rsid w:val="002C189C"/>
    <w:rsid w:val="002C1F26"/>
    <w:rsid w:val="002C2BF6"/>
    <w:rsid w:val="002C3250"/>
    <w:rsid w:val="002C4666"/>
    <w:rsid w:val="002C4A39"/>
    <w:rsid w:val="002C4DB8"/>
    <w:rsid w:val="002C5415"/>
    <w:rsid w:val="002C6E74"/>
    <w:rsid w:val="002C7540"/>
    <w:rsid w:val="002C7897"/>
    <w:rsid w:val="002D1579"/>
    <w:rsid w:val="002D3E2A"/>
    <w:rsid w:val="002D4998"/>
    <w:rsid w:val="002D665C"/>
    <w:rsid w:val="002D6BD3"/>
    <w:rsid w:val="002D7DA2"/>
    <w:rsid w:val="002D7EA8"/>
    <w:rsid w:val="002E0053"/>
    <w:rsid w:val="002E01C3"/>
    <w:rsid w:val="002E0A11"/>
    <w:rsid w:val="002E1117"/>
    <w:rsid w:val="002E130A"/>
    <w:rsid w:val="002E13B7"/>
    <w:rsid w:val="002E2091"/>
    <w:rsid w:val="002E3B1B"/>
    <w:rsid w:val="002E53B2"/>
    <w:rsid w:val="002E5629"/>
    <w:rsid w:val="002E5CA1"/>
    <w:rsid w:val="002E763C"/>
    <w:rsid w:val="002F0F95"/>
    <w:rsid w:val="002F0FBD"/>
    <w:rsid w:val="002F1482"/>
    <w:rsid w:val="002F31AB"/>
    <w:rsid w:val="002F4669"/>
    <w:rsid w:val="002F7F05"/>
    <w:rsid w:val="00300752"/>
    <w:rsid w:val="00301013"/>
    <w:rsid w:val="00301F6A"/>
    <w:rsid w:val="00303673"/>
    <w:rsid w:val="00304F90"/>
    <w:rsid w:val="003056A5"/>
    <w:rsid w:val="00305A1B"/>
    <w:rsid w:val="00305CBA"/>
    <w:rsid w:val="003067CA"/>
    <w:rsid w:val="0031076E"/>
    <w:rsid w:val="003127AD"/>
    <w:rsid w:val="00313859"/>
    <w:rsid w:val="003141F5"/>
    <w:rsid w:val="00314A8F"/>
    <w:rsid w:val="00315739"/>
    <w:rsid w:val="00315BCB"/>
    <w:rsid w:val="00317160"/>
    <w:rsid w:val="003173A6"/>
    <w:rsid w:val="00321B08"/>
    <w:rsid w:val="00322A24"/>
    <w:rsid w:val="00324B64"/>
    <w:rsid w:val="003253E5"/>
    <w:rsid w:val="0032557F"/>
    <w:rsid w:val="003309A6"/>
    <w:rsid w:val="003309D7"/>
    <w:rsid w:val="00331BE1"/>
    <w:rsid w:val="0033349B"/>
    <w:rsid w:val="00334931"/>
    <w:rsid w:val="0033608E"/>
    <w:rsid w:val="00336358"/>
    <w:rsid w:val="00336671"/>
    <w:rsid w:val="00337093"/>
    <w:rsid w:val="00340CF2"/>
    <w:rsid w:val="00341528"/>
    <w:rsid w:val="00341F76"/>
    <w:rsid w:val="00342E15"/>
    <w:rsid w:val="003430D6"/>
    <w:rsid w:val="003443B2"/>
    <w:rsid w:val="00344B72"/>
    <w:rsid w:val="00344D43"/>
    <w:rsid w:val="00347180"/>
    <w:rsid w:val="00351C08"/>
    <w:rsid w:val="00351D06"/>
    <w:rsid w:val="003522BA"/>
    <w:rsid w:val="0035630B"/>
    <w:rsid w:val="00356C91"/>
    <w:rsid w:val="00357152"/>
    <w:rsid w:val="0036036A"/>
    <w:rsid w:val="00362A9D"/>
    <w:rsid w:val="00363012"/>
    <w:rsid w:val="00363676"/>
    <w:rsid w:val="003649C8"/>
    <w:rsid w:val="00370F18"/>
    <w:rsid w:val="00371945"/>
    <w:rsid w:val="003735E4"/>
    <w:rsid w:val="003737EA"/>
    <w:rsid w:val="00374332"/>
    <w:rsid w:val="00375C9A"/>
    <w:rsid w:val="00380BEB"/>
    <w:rsid w:val="0038163F"/>
    <w:rsid w:val="0038384F"/>
    <w:rsid w:val="003844A4"/>
    <w:rsid w:val="00384B34"/>
    <w:rsid w:val="00386083"/>
    <w:rsid w:val="00386FD7"/>
    <w:rsid w:val="003878A8"/>
    <w:rsid w:val="00387BCE"/>
    <w:rsid w:val="00390EBB"/>
    <w:rsid w:val="003917C5"/>
    <w:rsid w:val="00394045"/>
    <w:rsid w:val="0039475F"/>
    <w:rsid w:val="003964F5"/>
    <w:rsid w:val="003972EA"/>
    <w:rsid w:val="003A0178"/>
    <w:rsid w:val="003A0BAD"/>
    <w:rsid w:val="003A0E80"/>
    <w:rsid w:val="003A1DAA"/>
    <w:rsid w:val="003A214E"/>
    <w:rsid w:val="003A2EC5"/>
    <w:rsid w:val="003A3A4B"/>
    <w:rsid w:val="003A45A7"/>
    <w:rsid w:val="003A4BC2"/>
    <w:rsid w:val="003A6178"/>
    <w:rsid w:val="003B0280"/>
    <w:rsid w:val="003B0AE8"/>
    <w:rsid w:val="003B11D7"/>
    <w:rsid w:val="003B21F5"/>
    <w:rsid w:val="003B2410"/>
    <w:rsid w:val="003B2C44"/>
    <w:rsid w:val="003B4C02"/>
    <w:rsid w:val="003B7305"/>
    <w:rsid w:val="003C22EC"/>
    <w:rsid w:val="003C2CC3"/>
    <w:rsid w:val="003C2D66"/>
    <w:rsid w:val="003C3459"/>
    <w:rsid w:val="003C4E92"/>
    <w:rsid w:val="003C5610"/>
    <w:rsid w:val="003C5873"/>
    <w:rsid w:val="003D0EEC"/>
    <w:rsid w:val="003D1064"/>
    <w:rsid w:val="003D116A"/>
    <w:rsid w:val="003D1A9F"/>
    <w:rsid w:val="003D310C"/>
    <w:rsid w:val="003D3208"/>
    <w:rsid w:val="003D603A"/>
    <w:rsid w:val="003D608B"/>
    <w:rsid w:val="003D68BE"/>
    <w:rsid w:val="003D708C"/>
    <w:rsid w:val="003E04CA"/>
    <w:rsid w:val="003E07F8"/>
    <w:rsid w:val="003E250F"/>
    <w:rsid w:val="003E2C5A"/>
    <w:rsid w:val="003E465F"/>
    <w:rsid w:val="003E7053"/>
    <w:rsid w:val="003F0B9A"/>
    <w:rsid w:val="003F1B06"/>
    <w:rsid w:val="003F24E9"/>
    <w:rsid w:val="003F2A7C"/>
    <w:rsid w:val="003F325E"/>
    <w:rsid w:val="003F5117"/>
    <w:rsid w:val="003F5429"/>
    <w:rsid w:val="003F65C9"/>
    <w:rsid w:val="003F7F26"/>
    <w:rsid w:val="00400113"/>
    <w:rsid w:val="004004D0"/>
    <w:rsid w:val="00401890"/>
    <w:rsid w:val="00401F8F"/>
    <w:rsid w:val="004027A8"/>
    <w:rsid w:val="0040643A"/>
    <w:rsid w:val="00406A62"/>
    <w:rsid w:val="0041159C"/>
    <w:rsid w:val="00412B64"/>
    <w:rsid w:val="00412C80"/>
    <w:rsid w:val="00415387"/>
    <w:rsid w:val="00415598"/>
    <w:rsid w:val="004159BE"/>
    <w:rsid w:val="004173B9"/>
    <w:rsid w:val="00420135"/>
    <w:rsid w:val="00420665"/>
    <w:rsid w:val="00421CB3"/>
    <w:rsid w:val="004221B6"/>
    <w:rsid w:val="00423037"/>
    <w:rsid w:val="004247C6"/>
    <w:rsid w:val="00424A1F"/>
    <w:rsid w:val="00425AC8"/>
    <w:rsid w:val="004264B4"/>
    <w:rsid w:val="00426596"/>
    <w:rsid w:val="00426A69"/>
    <w:rsid w:val="00426BB2"/>
    <w:rsid w:val="00427430"/>
    <w:rsid w:val="0042764A"/>
    <w:rsid w:val="004301E7"/>
    <w:rsid w:val="004307E1"/>
    <w:rsid w:val="0043082D"/>
    <w:rsid w:val="004308FB"/>
    <w:rsid w:val="00431ED7"/>
    <w:rsid w:val="00433C18"/>
    <w:rsid w:val="00434871"/>
    <w:rsid w:val="00435059"/>
    <w:rsid w:val="00435492"/>
    <w:rsid w:val="00436409"/>
    <w:rsid w:val="00437E24"/>
    <w:rsid w:val="00440542"/>
    <w:rsid w:val="00441506"/>
    <w:rsid w:val="0044359C"/>
    <w:rsid w:val="004438AE"/>
    <w:rsid w:val="004439F9"/>
    <w:rsid w:val="00444498"/>
    <w:rsid w:val="004468A9"/>
    <w:rsid w:val="004468AC"/>
    <w:rsid w:val="00446E5C"/>
    <w:rsid w:val="0045177F"/>
    <w:rsid w:val="00454A5E"/>
    <w:rsid w:val="00454BAF"/>
    <w:rsid w:val="004554BC"/>
    <w:rsid w:val="0045635E"/>
    <w:rsid w:val="00457BD1"/>
    <w:rsid w:val="00460582"/>
    <w:rsid w:val="00461F5D"/>
    <w:rsid w:val="00463AC2"/>
    <w:rsid w:val="00463FBA"/>
    <w:rsid w:val="00466539"/>
    <w:rsid w:val="00466C0B"/>
    <w:rsid w:val="00466D8D"/>
    <w:rsid w:val="004670E3"/>
    <w:rsid w:val="004707D6"/>
    <w:rsid w:val="00470BC4"/>
    <w:rsid w:val="004718D0"/>
    <w:rsid w:val="004736F4"/>
    <w:rsid w:val="004738D1"/>
    <w:rsid w:val="00473B89"/>
    <w:rsid w:val="00474188"/>
    <w:rsid w:val="00474C60"/>
    <w:rsid w:val="00475427"/>
    <w:rsid w:val="00475B30"/>
    <w:rsid w:val="00476874"/>
    <w:rsid w:val="00477595"/>
    <w:rsid w:val="00477887"/>
    <w:rsid w:val="004808F0"/>
    <w:rsid w:val="004828FF"/>
    <w:rsid w:val="00482A8C"/>
    <w:rsid w:val="004834D6"/>
    <w:rsid w:val="0048425A"/>
    <w:rsid w:val="004843BE"/>
    <w:rsid w:val="00485323"/>
    <w:rsid w:val="00485471"/>
    <w:rsid w:val="00486AF9"/>
    <w:rsid w:val="00490374"/>
    <w:rsid w:val="004908EB"/>
    <w:rsid w:val="00490FBC"/>
    <w:rsid w:val="0049105C"/>
    <w:rsid w:val="0049277D"/>
    <w:rsid w:val="004934AC"/>
    <w:rsid w:val="004938EA"/>
    <w:rsid w:val="00494B91"/>
    <w:rsid w:val="0049515C"/>
    <w:rsid w:val="004957DF"/>
    <w:rsid w:val="004957F6"/>
    <w:rsid w:val="00496DDA"/>
    <w:rsid w:val="00496EBA"/>
    <w:rsid w:val="004A013C"/>
    <w:rsid w:val="004A29C8"/>
    <w:rsid w:val="004A2E11"/>
    <w:rsid w:val="004A2E30"/>
    <w:rsid w:val="004A3113"/>
    <w:rsid w:val="004A4860"/>
    <w:rsid w:val="004A54F2"/>
    <w:rsid w:val="004B0C55"/>
    <w:rsid w:val="004B1EDA"/>
    <w:rsid w:val="004B33E7"/>
    <w:rsid w:val="004B35E0"/>
    <w:rsid w:val="004B3784"/>
    <w:rsid w:val="004B3FAA"/>
    <w:rsid w:val="004B490C"/>
    <w:rsid w:val="004B4975"/>
    <w:rsid w:val="004B5D93"/>
    <w:rsid w:val="004B6A96"/>
    <w:rsid w:val="004C085A"/>
    <w:rsid w:val="004C1436"/>
    <w:rsid w:val="004C473E"/>
    <w:rsid w:val="004C4C23"/>
    <w:rsid w:val="004D1D97"/>
    <w:rsid w:val="004D22A0"/>
    <w:rsid w:val="004D3F3F"/>
    <w:rsid w:val="004D514E"/>
    <w:rsid w:val="004D5450"/>
    <w:rsid w:val="004D5914"/>
    <w:rsid w:val="004D5FD7"/>
    <w:rsid w:val="004D6A53"/>
    <w:rsid w:val="004D7A07"/>
    <w:rsid w:val="004E1F3E"/>
    <w:rsid w:val="004E2AE8"/>
    <w:rsid w:val="004E3634"/>
    <w:rsid w:val="004E4EFA"/>
    <w:rsid w:val="004E773E"/>
    <w:rsid w:val="004E78FE"/>
    <w:rsid w:val="004F0B40"/>
    <w:rsid w:val="004F221D"/>
    <w:rsid w:val="004F379C"/>
    <w:rsid w:val="004F5C3F"/>
    <w:rsid w:val="004F5FC9"/>
    <w:rsid w:val="004F701F"/>
    <w:rsid w:val="004F79AE"/>
    <w:rsid w:val="00500C80"/>
    <w:rsid w:val="005019F9"/>
    <w:rsid w:val="00502D6C"/>
    <w:rsid w:val="00502E18"/>
    <w:rsid w:val="0050664D"/>
    <w:rsid w:val="005070CB"/>
    <w:rsid w:val="00507242"/>
    <w:rsid w:val="005077E7"/>
    <w:rsid w:val="00511854"/>
    <w:rsid w:val="00511A13"/>
    <w:rsid w:val="00511DE5"/>
    <w:rsid w:val="005125A6"/>
    <w:rsid w:val="00512725"/>
    <w:rsid w:val="00513FD9"/>
    <w:rsid w:val="0051405D"/>
    <w:rsid w:val="00514591"/>
    <w:rsid w:val="00514632"/>
    <w:rsid w:val="00514DAD"/>
    <w:rsid w:val="00516EFA"/>
    <w:rsid w:val="005174B4"/>
    <w:rsid w:val="00520477"/>
    <w:rsid w:val="005212F8"/>
    <w:rsid w:val="00523B07"/>
    <w:rsid w:val="005255C7"/>
    <w:rsid w:val="0052628A"/>
    <w:rsid w:val="005269E9"/>
    <w:rsid w:val="00527026"/>
    <w:rsid w:val="00527C40"/>
    <w:rsid w:val="0053015F"/>
    <w:rsid w:val="00530594"/>
    <w:rsid w:val="00535528"/>
    <w:rsid w:val="005363A2"/>
    <w:rsid w:val="00536903"/>
    <w:rsid w:val="00536A03"/>
    <w:rsid w:val="00540FE1"/>
    <w:rsid w:val="00541085"/>
    <w:rsid w:val="005425B6"/>
    <w:rsid w:val="00542D15"/>
    <w:rsid w:val="005445F5"/>
    <w:rsid w:val="0054562E"/>
    <w:rsid w:val="00546333"/>
    <w:rsid w:val="0054C87A"/>
    <w:rsid w:val="00552B34"/>
    <w:rsid w:val="00552BAF"/>
    <w:rsid w:val="00553198"/>
    <w:rsid w:val="0055329B"/>
    <w:rsid w:val="00557838"/>
    <w:rsid w:val="00557E48"/>
    <w:rsid w:val="00561D14"/>
    <w:rsid w:val="005620C3"/>
    <w:rsid w:val="0056281A"/>
    <w:rsid w:val="00562A05"/>
    <w:rsid w:val="00563373"/>
    <w:rsid w:val="005633D7"/>
    <w:rsid w:val="00563B3B"/>
    <w:rsid w:val="00563C5B"/>
    <w:rsid w:val="0056467E"/>
    <w:rsid w:val="00564819"/>
    <w:rsid w:val="00564994"/>
    <w:rsid w:val="00565C95"/>
    <w:rsid w:val="00567854"/>
    <w:rsid w:val="00567E28"/>
    <w:rsid w:val="005705E7"/>
    <w:rsid w:val="0057063E"/>
    <w:rsid w:val="005710B2"/>
    <w:rsid w:val="00571B16"/>
    <w:rsid w:val="005723A0"/>
    <w:rsid w:val="005757B9"/>
    <w:rsid w:val="00575B02"/>
    <w:rsid w:val="00576F95"/>
    <w:rsid w:val="005771A4"/>
    <w:rsid w:val="005772F2"/>
    <w:rsid w:val="00580015"/>
    <w:rsid w:val="00580A90"/>
    <w:rsid w:val="00580E0E"/>
    <w:rsid w:val="0058122D"/>
    <w:rsid w:val="00582134"/>
    <w:rsid w:val="005837B4"/>
    <w:rsid w:val="005843AC"/>
    <w:rsid w:val="00585251"/>
    <w:rsid w:val="00585325"/>
    <w:rsid w:val="0058558E"/>
    <w:rsid w:val="00586867"/>
    <w:rsid w:val="005872CA"/>
    <w:rsid w:val="005920F2"/>
    <w:rsid w:val="00594949"/>
    <w:rsid w:val="00595F9E"/>
    <w:rsid w:val="00596225"/>
    <w:rsid w:val="00596AEF"/>
    <w:rsid w:val="00596B64"/>
    <w:rsid w:val="005972ED"/>
    <w:rsid w:val="00597FA9"/>
    <w:rsid w:val="005A0210"/>
    <w:rsid w:val="005A0E42"/>
    <w:rsid w:val="005A0F42"/>
    <w:rsid w:val="005A2F93"/>
    <w:rsid w:val="005A445A"/>
    <w:rsid w:val="005A4531"/>
    <w:rsid w:val="005A4EC8"/>
    <w:rsid w:val="005A6BB4"/>
    <w:rsid w:val="005A768A"/>
    <w:rsid w:val="005A7840"/>
    <w:rsid w:val="005B08FE"/>
    <w:rsid w:val="005B3549"/>
    <w:rsid w:val="005B4537"/>
    <w:rsid w:val="005B5F0E"/>
    <w:rsid w:val="005B7C2E"/>
    <w:rsid w:val="005C00DE"/>
    <w:rsid w:val="005C0820"/>
    <w:rsid w:val="005C089F"/>
    <w:rsid w:val="005C15FF"/>
    <w:rsid w:val="005C28C6"/>
    <w:rsid w:val="005C6318"/>
    <w:rsid w:val="005C6643"/>
    <w:rsid w:val="005C6E7E"/>
    <w:rsid w:val="005C7504"/>
    <w:rsid w:val="005D0181"/>
    <w:rsid w:val="005D0574"/>
    <w:rsid w:val="005D05B5"/>
    <w:rsid w:val="005D226F"/>
    <w:rsid w:val="005D3521"/>
    <w:rsid w:val="005D3933"/>
    <w:rsid w:val="005D3CD1"/>
    <w:rsid w:val="005D6449"/>
    <w:rsid w:val="005E03C4"/>
    <w:rsid w:val="005E0589"/>
    <w:rsid w:val="005E15B9"/>
    <w:rsid w:val="005E2EAC"/>
    <w:rsid w:val="005E2EC1"/>
    <w:rsid w:val="005E5160"/>
    <w:rsid w:val="005E5D07"/>
    <w:rsid w:val="005E5D2B"/>
    <w:rsid w:val="005E5D9D"/>
    <w:rsid w:val="005F069E"/>
    <w:rsid w:val="005F1E33"/>
    <w:rsid w:val="005F2259"/>
    <w:rsid w:val="005F272F"/>
    <w:rsid w:val="005F372F"/>
    <w:rsid w:val="005F435C"/>
    <w:rsid w:val="005F43C9"/>
    <w:rsid w:val="005F6D66"/>
    <w:rsid w:val="006017C7"/>
    <w:rsid w:val="00602205"/>
    <w:rsid w:val="006042B8"/>
    <w:rsid w:val="00605922"/>
    <w:rsid w:val="00606996"/>
    <w:rsid w:val="006074AD"/>
    <w:rsid w:val="00607981"/>
    <w:rsid w:val="00611C03"/>
    <w:rsid w:val="0061238E"/>
    <w:rsid w:val="0061243C"/>
    <w:rsid w:val="00612BB8"/>
    <w:rsid w:val="0061360B"/>
    <w:rsid w:val="006137F8"/>
    <w:rsid w:val="00613B4E"/>
    <w:rsid w:val="00613E08"/>
    <w:rsid w:val="0061409F"/>
    <w:rsid w:val="00615B04"/>
    <w:rsid w:val="006164D2"/>
    <w:rsid w:val="00617E62"/>
    <w:rsid w:val="006206BB"/>
    <w:rsid w:val="00620C38"/>
    <w:rsid w:val="00622D9F"/>
    <w:rsid w:val="00624DD9"/>
    <w:rsid w:val="00624EDC"/>
    <w:rsid w:val="00625A77"/>
    <w:rsid w:val="00627B05"/>
    <w:rsid w:val="006315C7"/>
    <w:rsid w:val="0063290D"/>
    <w:rsid w:val="00632D24"/>
    <w:rsid w:val="00635D3F"/>
    <w:rsid w:val="00636C4C"/>
    <w:rsid w:val="00637C89"/>
    <w:rsid w:val="006419F8"/>
    <w:rsid w:val="00641D08"/>
    <w:rsid w:val="00642E97"/>
    <w:rsid w:val="00643827"/>
    <w:rsid w:val="00643DB9"/>
    <w:rsid w:val="00644297"/>
    <w:rsid w:val="00646061"/>
    <w:rsid w:val="00646C2E"/>
    <w:rsid w:val="006474BD"/>
    <w:rsid w:val="00647AB9"/>
    <w:rsid w:val="0065250B"/>
    <w:rsid w:val="00652824"/>
    <w:rsid w:val="00653E3B"/>
    <w:rsid w:val="0065428F"/>
    <w:rsid w:val="006568C9"/>
    <w:rsid w:val="00657356"/>
    <w:rsid w:val="006609D4"/>
    <w:rsid w:val="006611B9"/>
    <w:rsid w:val="00661A10"/>
    <w:rsid w:val="006641AF"/>
    <w:rsid w:val="00665838"/>
    <w:rsid w:val="00665C3A"/>
    <w:rsid w:val="00667BB4"/>
    <w:rsid w:val="00670316"/>
    <w:rsid w:val="00670493"/>
    <w:rsid w:val="006709DD"/>
    <w:rsid w:val="00671918"/>
    <w:rsid w:val="006727EC"/>
    <w:rsid w:val="00672ED3"/>
    <w:rsid w:val="006738FE"/>
    <w:rsid w:val="00675AFF"/>
    <w:rsid w:val="00676725"/>
    <w:rsid w:val="00676A6F"/>
    <w:rsid w:val="00677758"/>
    <w:rsid w:val="00677FAE"/>
    <w:rsid w:val="0068176C"/>
    <w:rsid w:val="006859F2"/>
    <w:rsid w:val="00687FBF"/>
    <w:rsid w:val="00690FBD"/>
    <w:rsid w:val="00691E02"/>
    <w:rsid w:val="00692D2D"/>
    <w:rsid w:val="00693B6C"/>
    <w:rsid w:val="0069452F"/>
    <w:rsid w:val="006948FA"/>
    <w:rsid w:val="00695DF0"/>
    <w:rsid w:val="0069678F"/>
    <w:rsid w:val="006967DE"/>
    <w:rsid w:val="00697448"/>
    <w:rsid w:val="00697F25"/>
    <w:rsid w:val="006A124B"/>
    <w:rsid w:val="006A325B"/>
    <w:rsid w:val="006A3E6A"/>
    <w:rsid w:val="006A537D"/>
    <w:rsid w:val="006A5695"/>
    <w:rsid w:val="006A5FA3"/>
    <w:rsid w:val="006A78E5"/>
    <w:rsid w:val="006B09CB"/>
    <w:rsid w:val="006B1A08"/>
    <w:rsid w:val="006B1E56"/>
    <w:rsid w:val="006B2CB9"/>
    <w:rsid w:val="006B4678"/>
    <w:rsid w:val="006B46CD"/>
    <w:rsid w:val="006B6413"/>
    <w:rsid w:val="006B6F05"/>
    <w:rsid w:val="006B70D4"/>
    <w:rsid w:val="006B7772"/>
    <w:rsid w:val="006C189E"/>
    <w:rsid w:val="006C1955"/>
    <w:rsid w:val="006C1EBF"/>
    <w:rsid w:val="006C28D9"/>
    <w:rsid w:val="006C3961"/>
    <w:rsid w:val="006C5096"/>
    <w:rsid w:val="006C621F"/>
    <w:rsid w:val="006C7527"/>
    <w:rsid w:val="006C7A62"/>
    <w:rsid w:val="006C7F57"/>
    <w:rsid w:val="006D0D69"/>
    <w:rsid w:val="006D117A"/>
    <w:rsid w:val="006D1577"/>
    <w:rsid w:val="006D1F18"/>
    <w:rsid w:val="006D2116"/>
    <w:rsid w:val="006D3698"/>
    <w:rsid w:val="006D3E1C"/>
    <w:rsid w:val="006D41E8"/>
    <w:rsid w:val="006D51F5"/>
    <w:rsid w:val="006D6654"/>
    <w:rsid w:val="006D6D64"/>
    <w:rsid w:val="006D7380"/>
    <w:rsid w:val="006E17C0"/>
    <w:rsid w:val="006E1885"/>
    <w:rsid w:val="006E20BF"/>
    <w:rsid w:val="006E2CF2"/>
    <w:rsid w:val="006E30D4"/>
    <w:rsid w:val="006E39BE"/>
    <w:rsid w:val="006E422E"/>
    <w:rsid w:val="006E44EA"/>
    <w:rsid w:val="006E4D8B"/>
    <w:rsid w:val="006E4F6F"/>
    <w:rsid w:val="006E551A"/>
    <w:rsid w:val="006E5B4B"/>
    <w:rsid w:val="006E6464"/>
    <w:rsid w:val="006E65BB"/>
    <w:rsid w:val="006F0461"/>
    <w:rsid w:val="006F2322"/>
    <w:rsid w:val="006F2AA1"/>
    <w:rsid w:val="006F4735"/>
    <w:rsid w:val="006F5414"/>
    <w:rsid w:val="006F5AAC"/>
    <w:rsid w:val="006F68EA"/>
    <w:rsid w:val="006F75C1"/>
    <w:rsid w:val="007005C8"/>
    <w:rsid w:val="00702574"/>
    <w:rsid w:val="00702869"/>
    <w:rsid w:val="00702A73"/>
    <w:rsid w:val="007041BB"/>
    <w:rsid w:val="00704B24"/>
    <w:rsid w:val="007052E5"/>
    <w:rsid w:val="00705951"/>
    <w:rsid w:val="00705CBE"/>
    <w:rsid w:val="00705CF3"/>
    <w:rsid w:val="00706881"/>
    <w:rsid w:val="007070FE"/>
    <w:rsid w:val="00710A1A"/>
    <w:rsid w:val="0071163C"/>
    <w:rsid w:val="00711A9B"/>
    <w:rsid w:val="00715677"/>
    <w:rsid w:val="007162EA"/>
    <w:rsid w:val="0071789B"/>
    <w:rsid w:val="0072126E"/>
    <w:rsid w:val="00721E02"/>
    <w:rsid w:val="00723832"/>
    <w:rsid w:val="00725316"/>
    <w:rsid w:val="007265F0"/>
    <w:rsid w:val="00730A2C"/>
    <w:rsid w:val="007315A9"/>
    <w:rsid w:val="0073381E"/>
    <w:rsid w:val="00733E0F"/>
    <w:rsid w:val="00735FE0"/>
    <w:rsid w:val="00736F74"/>
    <w:rsid w:val="007375F9"/>
    <w:rsid w:val="007378FE"/>
    <w:rsid w:val="007407C8"/>
    <w:rsid w:val="00743CA8"/>
    <w:rsid w:val="00744522"/>
    <w:rsid w:val="00750314"/>
    <w:rsid w:val="007529B4"/>
    <w:rsid w:val="00752BB5"/>
    <w:rsid w:val="00752C22"/>
    <w:rsid w:val="007559B1"/>
    <w:rsid w:val="007560E9"/>
    <w:rsid w:val="00756365"/>
    <w:rsid w:val="0075729F"/>
    <w:rsid w:val="00757E03"/>
    <w:rsid w:val="00760731"/>
    <w:rsid w:val="00760842"/>
    <w:rsid w:val="00761BC6"/>
    <w:rsid w:val="00762177"/>
    <w:rsid w:val="007626C4"/>
    <w:rsid w:val="00763075"/>
    <w:rsid w:val="00763A87"/>
    <w:rsid w:val="00763C22"/>
    <w:rsid w:val="00763DC1"/>
    <w:rsid w:val="007649AC"/>
    <w:rsid w:val="00764AB6"/>
    <w:rsid w:val="007650B0"/>
    <w:rsid w:val="00765620"/>
    <w:rsid w:val="007675F7"/>
    <w:rsid w:val="00772B3F"/>
    <w:rsid w:val="00777373"/>
    <w:rsid w:val="007775A4"/>
    <w:rsid w:val="00780CCA"/>
    <w:rsid w:val="0078410C"/>
    <w:rsid w:val="00786379"/>
    <w:rsid w:val="00790ABA"/>
    <w:rsid w:val="00791F07"/>
    <w:rsid w:val="007933A6"/>
    <w:rsid w:val="007948B1"/>
    <w:rsid w:val="007967E1"/>
    <w:rsid w:val="007978AD"/>
    <w:rsid w:val="007A0242"/>
    <w:rsid w:val="007A11B3"/>
    <w:rsid w:val="007A191C"/>
    <w:rsid w:val="007A32DF"/>
    <w:rsid w:val="007A3B88"/>
    <w:rsid w:val="007A4C26"/>
    <w:rsid w:val="007A5518"/>
    <w:rsid w:val="007A5DBA"/>
    <w:rsid w:val="007A5E97"/>
    <w:rsid w:val="007A6CD6"/>
    <w:rsid w:val="007A7083"/>
    <w:rsid w:val="007A7906"/>
    <w:rsid w:val="007A7DDD"/>
    <w:rsid w:val="007B05BD"/>
    <w:rsid w:val="007B105D"/>
    <w:rsid w:val="007B1772"/>
    <w:rsid w:val="007B1C69"/>
    <w:rsid w:val="007B23FC"/>
    <w:rsid w:val="007B245C"/>
    <w:rsid w:val="007B493D"/>
    <w:rsid w:val="007B5990"/>
    <w:rsid w:val="007B6AAE"/>
    <w:rsid w:val="007B6EBF"/>
    <w:rsid w:val="007B7592"/>
    <w:rsid w:val="007B7829"/>
    <w:rsid w:val="007C1129"/>
    <w:rsid w:val="007C1135"/>
    <w:rsid w:val="007C1E73"/>
    <w:rsid w:val="007C2832"/>
    <w:rsid w:val="007C2978"/>
    <w:rsid w:val="007C3342"/>
    <w:rsid w:val="007C3D81"/>
    <w:rsid w:val="007C5217"/>
    <w:rsid w:val="007C573F"/>
    <w:rsid w:val="007C5C46"/>
    <w:rsid w:val="007C5D7E"/>
    <w:rsid w:val="007C5F92"/>
    <w:rsid w:val="007C67A4"/>
    <w:rsid w:val="007C7348"/>
    <w:rsid w:val="007C7A90"/>
    <w:rsid w:val="007C7F61"/>
    <w:rsid w:val="007D0C89"/>
    <w:rsid w:val="007D15FF"/>
    <w:rsid w:val="007D3381"/>
    <w:rsid w:val="007D33CE"/>
    <w:rsid w:val="007D370E"/>
    <w:rsid w:val="007D3876"/>
    <w:rsid w:val="007D3AD8"/>
    <w:rsid w:val="007D550B"/>
    <w:rsid w:val="007D69DA"/>
    <w:rsid w:val="007D7CFE"/>
    <w:rsid w:val="007E1168"/>
    <w:rsid w:val="007E17BF"/>
    <w:rsid w:val="007E2B6F"/>
    <w:rsid w:val="007E3F86"/>
    <w:rsid w:val="007E4162"/>
    <w:rsid w:val="007E5294"/>
    <w:rsid w:val="007F0A3F"/>
    <w:rsid w:val="007F0D48"/>
    <w:rsid w:val="007F13C9"/>
    <w:rsid w:val="007F264E"/>
    <w:rsid w:val="007F366E"/>
    <w:rsid w:val="007F5ABC"/>
    <w:rsid w:val="007F62F3"/>
    <w:rsid w:val="007F74B7"/>
    <w:rsid w:val="00802CF5"/>
    <w:rsid w:val="0080385D"/>
    <w:rsid w:val="008048B7"/>
    <w:rsid w:val="00804E2F"/>
    <w:rsid w:val="008053FC"/>
    <w:rsid w:val="00806D11"/>
    <w:rsid w:val="00807389"/>
    <w:rsid w:val="00807978"/>
    <w:rsid w:val="00807A2C"/>
    <w:rsid w:val="0081009A"/>
    <w:rsid w:val="00811514"/>
    <w:rsid w:val="00811C9A"/>
    <w:rsid w:val="008125B4"/>
    <w:rsid w:val="008132DB"/>
    <w:rsid w:val="00813C68"/>
    <w:rsid w:val="0081408E"/>
    <w:rsid w:val="008140A9"/>
    <w:rsid w:val="008171E5"/>
    <w:rsid w:val="00817956"/>
    <w:rsid w:val="00821F51"/>
    <w:rsid w:val="008229FB"/>
    <w:rsid w:val="00823590"/>
    <w:rsid w:val="00826671"/>
    <w:rsid w:val="00831F8C"/>
    <w:rsid w:val="00832126"/>
    <w:rsid w:val="00832181"/>
    <w:rsid w:val="0083372B"/>
    <w:rsid w:val="00833BF2"/>
    <w:rsid w:val="00833D99"/>
    <w:rsid w:val="00834739"/>
    <w:rsid w:val="00835ADC"/>
    <w:rsid w:val="00836282"/>
    <w:rsid w:val="00840D76"/>
    <w:rsid w:val="00843923"/>
    <w:rsid w:val="00845E20"/>
    <w:rsid w:val="008462EC"/>
    <w:rsid w:val="008469E0"/>
    <w:rsid w:val="00847179"/>
    <w:rsid w:val="00847497"/>
    <w:rsid w:val="00847AF5"/>
    <w:rsid w:val="00847D37"/>
    <w:rsid w:val="00850893"/>
    <w:rsid w:val="008519AE"/>
    <w:rsid w:val="00852088"/>
    <w:rsid w:val="00852491"/>
    <w:rsid w:val="00854203"/>
    <w:rsid w:val="00854777"/>
    <w:rsid w:val="00854E3A"/>
    <w:rsid w:val="00855296"/>
    <w:rsid w:val="00856EFA"/>
    <w:rsid w:val="008615A3"/>
    <w:rsid w:val="00861787"/>
    <w:rsid w:val="00861F33"/>
    <w:rsid w:val="00861FB6"/>
    <w:rsid w:val="00862575"/>
    <w:rsid w:val="00862654"/>
    <w:rsid w:val="0086455C"/>
    <w:rsid w:val="00870C6D"/>
    <w:rsid w:val="00870E40"/>
    <w:rsid w:val="0087379A"/>
    <w:rsid w:val="00873DC3"/>
    <w:rsid w:val="008805ED"/>
    <w:rsid w:val="00880920"/>
    <w:rsid w:val="00881012"/>
    <w:rsid w:val="00883220"/>
    <w:rsid w:val="00884453"/>
    <w:rsid w:val="00884652"/>
    <w:rsid w:val="00885AE8"/>
    <w:rsid w:val="00885D81"/>
    <w:rsid w:val="00886B01"/>
    <w:rsid w:val="008924A2"/>
    <w:rsid w:val="0089358F"/>
    <w:rsid w:val="00893DBF"/>
    <w:rsid w:val="0089505A"/>
    <w:rsid w:val="00896461"/>
    <w:rsid w:val="008A0A0C"/>
    <w:rsid w:val="008A0CA6"/>
    <w:rsid w:val="008A15E6"/>
    <w:rsid w:val="008A33C2"/>
    <w:rsid w:val="008A5174"/>
    <w:rsid w:val="008A6381"/>
    <w:rsid w:val="008B0E5B"/>
    <w:rsid w:val="008B15DB"/>
    <w:rsid w:val="008B244F"/>
    <w:rsid w:val="008B25BC"/>
    <w:rsid w:val="008B3F05"/>
    <w:rsid w:val="008B5B50"/>
    <w:rsid w:val="008B6AAA"/>
    <w:rsid w:val="008B71CA"/>
    <w:rsid w:val="008B72B7"/>
    <w:rsid w:val="008B7884"/>
    <w:rsid w:val="008C0E92"/>
    <w:rsid w:val="008C231E"/>
    <w:rsid w:val="008C2A19"/>
    <w:rsid w:val="008C2AD4"/>
    <w:rsid w:val="008C493C"/>
    <w:rsid w:val="008C5565"/>
    <w:rsid w:val="008C59C1"/>
    <w:rsid w:val="008C64F1"/>
    <w:rsid w:val="008C7FB4"/>
    <w:rsid w:val="008D0822"/>
    <w:rsid w:val="008D409A"/>
    <w:rsid w:val="008D6703"/>
    <w:rsid w:val="008D6BA8"/>
    <w:rsid w:val="008D7625"/>
    <w:rsid w:val="008D7AFB"/>
    <w:rsid w:val="008E0500"/>
    <w:rsid w:val="008E0EB3"/>
    <w:rsid w:val="008E303E"/>
    <w:rsid w:val="008E3DB9"/>
    <w:rsid w:val="008E5A31"/>
    <w:rsid w:val="008E6A4F"/>
    <w:rsid w:val="008E6D10"/>
    <w:rsid w:val="008E7017"/>
    <w:rsid w:val="008E7638"/>
    <w:rsid w:val="008F0295"/>
    <w:rsid w:val="008F5104"/>
    <w:rsid w:val="008F5BA0"/>
    <w:rsid w:val="008F5C94"/>
    <w:rsid w:val="008F7B1C"/>
    <w:rsid w:val="0090028B"/>
    <w:rsid w:val="00902F6E"/>
    <w:rsid w:val="009036A5"/>
    <w:rsid w:val="0090467B"/>
    <w:rsid w:val="00904912"/>
    <w:rsid w:val="00904F6F"/>
    <w:rsid w:val="00905A07"/>
    <w:rsid w:val="00905DC9"/>
    <w:rsid w:val="00911487"/>
    <w:rsid w:val="00911A70"/>
    <w:rsid w:val="009130DC"/>
    <w:rsid w:val="00913636"/>
    <w:rsid w:val="009146F6"/>
    <w:rsid w:val="00917E35"/>
    <w:rsid w:val="00917FE2"/>
    <w:rsid w:val="00920EB0"/>
    <w:rsid w:val="00921314"/>
    <w:rsid w:val="009216AC"/>
    <w:rsid w:val="00922703"/>
    <w:rsid w:val="00925589"/>
    <w:rsid w:val="0092744F"/>
    <w:rsid w:val="00930581"/>
    <w:rsid w:val="0093058D"/>
    <w:rsid w:val="009316D0"/>
    <w:rsid w:val="0093497C"/>
    <w:rsid w:val="00935165"/>
    <w:rsid w:val="00935B1E"/>
    <w:rsid w:val="00936709"/>
    <w:rsid w:val="00936B4B"/>
    <w:rsid w:val="009376D6"/>
    <w:rsid w:val="00941253"/>
    <w:rsid w:val="00943084"/>
    <w:rsid w:val="009430D4"/>
    <w:rsid w:val="009433E0"/>
    <w:rsid w:val="009444FB"/>
    <w:rsid w:val="00944BB8"/>
    <w:rsid w:val="00944FB2"/>
    <w:rsid w:val="009450C0"/>
    <w:rsid w:val="00946A4D"/>
    <w:rsid w:val="0094718E"/>
    <w:rsid w:val="009475CA"/>
    <w:rsid w:val="009506A0"/>
    <w:rsid w:val="009541D5"/>
    <w:rsid w:val="00954E4E"/>
    <w:rsid w:val="00954E6D"/>
    <w:rsid w:val="00955A41"/>
    <w:rsid w:val="009621B9"/>
    <w:rsid w:val="009644F4"/>
    <w:rsid w:val="009661A7"/>
    <w:rsid w:val="00966CFC"/>
    <w:rsid w:val="00970410"/>
    <w:rsid w:val="0097083E"/>
    <w:rsid w:val="00970FFB"/>
    <w:rsid w:val="009736CF"/>
    <w:rsid w:val="009766D7"/>
    <w:rsid w:val="00977C85"/>
    <w:rsid w:val="0098180E"/>
    <w:rsid w:val="00983378"/>
    <w:rsid w:val="00984045"/>
    <w:rsid w:val="009844DE"/>
    <w:rsid w:val="0098467F"/>
    <w:rsid w:val="009846C9"/>
    <w:rsid w:val="009859A2"/>
    <w:rsid w:val="00985B2D"/>
    <w:rsid w:val="00985D48"/>
    <w:rsid w:val="009876A4"/>
    <w:rsid w:val="009905D9"/>
    <w:rsid w:val="009926D0"/>
    <w:rsid w:val="0099291B"/>
    <w:rsid w:val="00992B69"/>
    <w:rsid w:val="00992FE5"/>
    <w:rsid w:val="00993F06"/>
    <w:rsid w:val="00994D6F"/>
    <w:rsid w:val="00995288"/>
    <w:rsid w:val="009A3A01"/>
    <w:rsid w:val="009A4297"/>
    <w:rsid w:val="009A4B81"/>
    <w:rsid w:val="009A4F37"/>
    <w:rsid w:val="009A5844"/>
    <w:rsid w:val="009A650B"/>
    <w:rsid w:val="009A7327"/>
    <w:rsid w:val="009B0745"/>
    <w:rsid w:val="009B3501"/>
    <w:rsid w:val="009B37FB"/>
    <w:rsid w:val="009B4459"/>
    <w:rsid w:val="009B5093"/>
    <w:rsid w:val="009B7027"/>
    <w:rsid w:val="009C09D7"/>
    <w:rsid w:val="009C35D2"/>
    <w:rsid w:val="009C36B6"/>
    <w:rsid w:val="009C3911"/>
    <w:rsid w:val="009C495D"/>
    <w:rsid w:val="009D08FE"/>
    <w:rsid w:val="009D09D8"/>
    <w:rsid w:val="009D10D5"/>
    <w:rsid w:val="009D18C4"/>
    <w:rsid w:val="009D1C17"/>
    <w:rsid w:val="009D36E1"/>
    <w:rsid w:val="009D3A77"/>
    <w:rsid w:val="009D3DAD"/>
    <w:rsid w:val="009D4F51"/>
    <w:rsid w:val="009D518E"/>
    <w:rsid w:val="009D5318"/>
    <w:rsid w:val="009D5C05"/>
    <w:rsid w:val="009D6A3C"/>
    <w:rsid w:val="009D7652"/>
    <w:rsid w:val="009D7D99"/>
    <w:rsid w:val="009E32E1"/>
    <w:rsid w:val="009E5008"/>
    <w:rsid w:val="009E761B"/>
    <w:rsid w:val="009F12E0"/>
    <w:rsid w:val="009F2FA5"/>
    <w:rsid w:val="009F5064"/>
    <w:rsid w:val="009F55C9"/>
    <w:rsid w:val="009F5A21"/>
    <w:rsid w:val="009F7FD5"/>
    <w:rsid w:val="00A0016E"/>
    <w:rsid w:val="00A00D93"/>
    <w:rsid w:val="00A01B9E"/>
    <w:rsid w:val="00A01E98"/>
    <w:rsid w:val="00A0215F"/>
    <w:rsid w:val="00A050A1"/>
    <w:rsid w:val="00A05B5C"/>
    <w:rsid w:val="00A06A31"/>
    <w:rsid w:val="00A07454"/>
    <w:rsid w:val="00A07D04"/>
    <w:rsid w:val="00A10233"/>
    <w:rsid w:val="00A10CDB"/>
    <w:rsid w:val="00A11573"/>
    <w:rsid w:val="00A118DD"/>
    <w:rsid w:val="00A11AF2"/>
    <w:rsid w:val="00A166F0"/>
    <w:rsid w:val="00A16F82"/>
    <w:rsid w:val="00A200B6"/>
    <w:rsid w:val="00A20118"/>
    <w:rsid w:val="00A226F4"/>
    <w:rsid w:val="00A23A7A"/>
    <w:rsid w:val="00A241CA"/>
    <w:rsid w:val="00A31F74"/>
    <w:rsid w:val="00A321FA"/>
    <w:rsid w:val="00A335AD"/>
    <w:rsid w:val="00A33F0F"/>
    <w:rsid w:val="00A3556F"/>
    <w:rsid w:val="00A36E21"/>
    <w:rsid w:val="00A37607"/>
    <w:rsid w:val="00A37AF6"/>
    <w:rsid w:val="00A40ADD"/>
    <w:rsid w:val="00A4311C"/>
    <w:rsid w:val="00A439B5"/>
    <w:rsid w:val="00A45A40"/>
    <w:rsid w:val="00A46B59"/>
    <w:rsid w:val="00A47610"/>
    <w:rsid w:val="00A514AC"/>
    <w:rsid w:val="00A514BB"/>
    <w:rsid w:val="00A521DF"/>
    <w:rsid w:val="00A54E1E"/>
    <w:rsid w:val="00A552F4"/>
    <w:rsid w:val="00A56F07"/>
    <w:rsid w:val="00A61EDD"/>
    <w:rsid w:val="00A638AA"/>
    <w:rsid w:val="00A6466E"/>
    <w:rsid w:val="00A65207"/>
    <w:rsid w:val="00A657DC"/>
    <w:rsid w:val="00A6731B"/>
    <w:rsid w:val="00A7026C"/>
    <w:rsid w:val="00A70A6C"/>
    <w:rsid w:val="00A70B76"/>
    <w:rsid w:val="00A70EBE"/>
    <w:rsid w:val="00A729FF"/>
    <w:rsid w:val="00A72A7E"/>
    <w:rsid w:val="00A72FB0"/>
    <w:rsid w:val="00A73F3A"/>
    <w:rsid w:val="00A7450B"/>
    <w:rsid w:val="00A746B2"/>
    <w:rsid w:val="00A74E42"/>
    <w:rsid w:val="00A75EC7"/>
    <w:rsid w:val="00A80853"/>
    <w:rsid w:val="00A82039"/>
    <w:rsid w:val="00A836B4"/>
    <w:rsid w:val="00A840F4"/>
    <w:rsid w:val="00A851AF"/>
    <w:rsid w:val="00A856FC"/>
    <w:rsid w:val="00A86E66"/>
    <w:rsid w:val="00A87CE9"/>
    <w:rsid w:val="00A9001A"/>
    <w:rsid w:val="00A90BB2"/>
    <w:rsid w:val="00A91863"/>
    <w:rsid w:val="00A92628"/>
    <w:rsid w:val="00A9301B"/>
    <w:rsid w:val="00A93689"/>
    <w:rsid w:val="00A9375C"/>
    <w:rsid w:val="00A93C08"/>
    <w:rsid w:val="00A94060"/>
    <w:rsid w:val="00A953FF"/>
    <w:rsid w:val="00A95431"/>
    <w:rsid w:val="00A96A03"/>
    <w:rsid w:val="00A96D3D"/>
    <w:rsid w:val="00AA0080"/>
    <w:rsid w:val="00AA00E4"/>
    <w:rsid w:val="00AA0E13"/>
    <w:rsid w:val="00AA1ABC"/>
    <w:rsid w:val="00AA1CC9"/>
    <w:rsid w:val="00AA1FD6"/>
    <w:rsid w:val="00AA40AB"/>
    <w:rsid w:val="00AA475B"/>
    <w:rsid w:val="00AA4E91"/>
    <w:rsid w:val="00AA57CA"/>
    <w:rsid w:val="00AA6B43"/>
    <w:rsid w:val="00AA7446"/>
    <w:rsid w:val="00AA7913"/>
    <w:rsid w:val="00AB0117"/>
    <w:rsid w:val="00AB04AA"/>
    <w:rsid w:val="00AB226A"/>
    <w:rsid w:val="00AB4029"/>
    <w:rsid w:val="00AB4206"/>
    <w:rsid w:val="00AC1308"/>
    <w:rsid w:val="00AC1B3D"/>
    <w:rsid w:val="00AC2AC7"/>
    <w:rsid w:val="00AC3CA5"/>
    <w:rsid w:val="00AC423A"/>
    <w:rsid w:val="00AC6F52"/>
    <w:rsid w:val="00AD09BD"/>
    <w:rsid w:val="00AD2434"/>
    <w:rsid w:val="00AD25CF"/>
    <w:rsid w:val="00AD2DB5"/>
    <w:rsid w:val="00AD3CB5"/>
    <w:rsid w:val="00AD3F69"/>
    <w:rsid w:val="00AD41C7"/>
    <w:rsid w:val="00AD49D9"/>
    <w:rsid w:val="00AD5D32"/>
    <w:rsid w:val="00AD761F"/>
    <w:rsid w:val="00AE0080"/>
    <w:rsid w:val="00AE1352"/>
    <w:rsid w:val="00AE1C45"/>
    <w:rsid w:val="00AE1FD8"/>
    <w:rsid w:val="00AE27A7"/>
    <w:rsid w:val="00AE3826"/>
    <w:rsid w:val="00AF01EF"/>
    <w:rsid w:val="00AF186C"/>
    <w:rsid w:val="00AF4546"/>
    <w:rsid w:val="00AF6304"/>
    <w:rsid w:val="00AF7DDD"/>
    <w:rsid w:val="00B01625"/>
    <w:rsid w:val="00B016CF"/>
    <w:rsid w:val="00B03066"/>
    <w:rsid w:val="00B05D41"/>
    <w:rsid w:val="00B06746"/>
    <w:rsid w:val="00B0703B"/>
    <w:rsid w:val="00B10E72"/>
    <w:rsid w:val="00B11444"/>
    <w:rsid w:val="00B11994"/>
    <w:rsid w:val="00B11A40"/>
    <w:rsid w:val="00B11B3F"/>
    <w:rsid w:val="00B11D22"/>
    <w:rsid w:val="00B13900"/>
    <w:rsid w:val="00B14389"/>
    <w:rsid w:val="00B15592"/>
    <w:rsid w:val="00B1792C"/>
    <w:rsid w:val="00B20178"/>
    <w:rsid w:val="00B201D2"/>
    <w:rsid w:val="00B23979"/>
    <w:rsid w:val="00B23AFD"/>
    <w:rsid w:val="00B24AB8"/>
    <w:rsid w:val="00B306A3"/>
    <w:rsid w:val="00B30E25"/>
    <w:rsid w:val="00B3151E"/>
    <w:rsid w:val="00B31C93"/>
    <w:rsid w:val="00B31E8B"/>
    <w:rsid w:val="00B31FE7"/>
    <w:rsid w:val="00B320BC"/>
    <w:rsid w:val="00B3478E"/>
    <w:rsid w:val="00B35C7A"/>
    <w:rsid w:val="00B361FA"/>
    <w:rsid w:val="00B364B2"/>
    <w:rsid w:val="00B36954"/>
    <w:rsid w:val="00B41849"/>
    <w:rsid w:val="00B442E9"/>
    <w:rsid w:val="00B462B1"/>
    <w:rsid w:val="00B46CB1"/>
    <w:rsid w:val="00B470F6"/>
    <w:rsid w:val="00B47307"/>
    <w:rsid w:val="00B50CA7"/>
    <w:rsid w:val="00B51F42"/>
    <w:rsid w:val="00B53488"/>
    <w:rsid w:val="00B534C9"/>
    <w:rsid w:val="00B53A1F"/>
    <w:rsid w:val="00B54772"/>
    <w:rsid w:val="00B560A9"/>
    <w:rsid w:val="00B56D53"/>
    <w:rsid w:val="00B600D9"/>
    <w:rsid w:val="00B61B95"/>
    <w:rsid w:val="00B61C12"/>
    <w:rsid w:val="00B629AE"/>
    <w:rsid w:val="00B63F59"/>
    <w:rsid w:val="00B6431F"/>
    <w:rsid w:val="00B64563"/>
    <w:rsid w:val="00B64B25"/>
    <w:rsid w:val="00B65B92"/>
    <w:rsid w:val="00B65D6E"/>
    <w:rsid w:val="00B66513"/>
    <w:rsid w:val="00B67BAE"/>
    <w:rsid w:val="00B72DD4"/>
    <w:rsid w:val="00B73205"/>
    <w:rsid w:val="00B733B8"/>
    <w:rsid w:val="00B73B9B"/>
    <w:rsid w:val="00B74B5A"/>
    <w:rsid w:val="00B755A4"/>
    <w:rsid w:val="00B7575D"/>
    <w:rsid w:val="00B76156"/>
    <w:rsid w:val="00B769CC"/>
    <w:rsid w:val="00B76DAF"/>
    <w:rsid w:val="00B80653"/>
    <w:rsid w:val="00B80819"/>
    <w:rsid w:val="00B809C8"/>
    <w:rsid w:val="00B82E7C"/>
    <w:rsid w:val="00B8362D"/>
    <w:rsid w:val="00B83ABC"/>
    <w:rsid w:val="00B86885"/>
    <w:rsid w:val="00B8745B"/>
    <w:rsid w:val="00B87FE2"/>
    <w:rsid w:val="00B9046A"/>
    <w:rsid w:val="00B9272A"/>
    <w:rsid w:val="00B927D5"/>
    <w:rsid w:val="00B947B6"/>
    <w:rsid w:val="00B94892"/>
    <w:rsid w:val="00B95D61"/>
    <w:rsid w:val="00B963DE"/>
    <w:rsid w:val="00B964C5"/>
    <w:rsid w:val="00B9687C"/>
    <w:rsid w:val="00B96E85"/>
    <w:rsid w:val="00BA0389"/>
    <w:rsid w:val="00BA0825"/>
    <w:rsid w:val="00BA0BE5"/>
    <w:rsid w:val="00BA1778"/>
    <w:rsid w:val="00BA1D85"/>
    <w:rsid w:val="00BA60BC"/>
    <w:rsid w:val="00BA63B1"/>
    <w:rsid w:val="00BA64E9"/>
    <w:rsid w:val="00BA6B99"/>
    <w:rsid w:val="00BB3C6E"/>
    <w:rsid w:val="00BB49CB"/>
    <w:rsid w:val="00BB5497"/>
    <w:rsid w:val="00BB557D"/>
    <w:rsid w:val="00BB616E"/>
    <w:rsid w:val="00BB677A"/>
    <w:rsid w:val="00BB754E"/>
    <w:rsid w:val="00BC08DA"/>
    <w:rsid w:val="00BC1DA4"/>
    <w:rsid w:val="00BC2422"/>
    <w:rsid w:val="00BC4965"/>
    <w:rsid w:val="00BC49A0"/>
    <w:rsid w:val="00BD1080"/>
    <w:rsid w:val="00BD31CD"/>
    <w:rsid w:val="00BD3E73"/>
    <w:rsid w:val="00BD4B98"/>
    <w:rsid w:val="00BD4C19"/>
    <w:rsid w:val="00BD5130"/>
    <w:rsid w:val="00BD6679"/>
    <w:rsid w:val="00BD711E"/>
    <w:rsid w:val="00BD761E"/>
    <w:rsid w:val="00BD7C3A"/>
    <w:rsid w:val="00BE05B2"/>
    <w:rsid w:val="00BE1E4D"/>
    <w:rsid w:val="00BE2BB0"/>
    <w:rsid w:val="00BE5B26"/>
    <w:rsid w:val="00BE67A0"/>
    <w:rsid w:val="00BE75A7"/>
    <w:rsid w:val="00BF0354"/>
    <w:rsid w:val="00BF0A53"/>
    <w:rsid w:val="00BF11D2"/>
    <w:rsid w:val="00BF1497"/>
    <w:rsid w:val="00BF2F55"/>
    <w:rsid w:val="00BF37F4"/>
    <w:rsid w:val="00BF41EB"/>
    <w:rsid w:val="00BF55FC"/>
    <w:rsid w:val="00BF6516"/>
    <w:rsid w:val="00BF7080"/>
    <w:rsid w:val="00BF7B0F"/>
    <w:rsid w:val="00BF7DAE"/>
    <w:rsid w:val="00C00755"/>
    <w:rsid w:val="00C009B6"/>
    <w:rsid w:val="00C00D6D"/>
    <w:rsid w:val="00C016DC"/>
    <w:rsid w:val="00C01D4D"/>
    <w:rsid w:val="00C02195"/>
    <w:rsid w:val="00C02E12"/>
    <w:rsid w:val="00C057D1"/>
    <w:rsid w:val="00C05CF6"/>
    <w:rsid w:val="00C06451"/>
    <w:rsid w:val="00C06D74"/>
    <w:rsid w:val="00C11AD8"/>
    <w:rsid w:val="00C13C84"/>
    <w:rsid w:val="00C141DD"/>
    <w:rsid w:val="00C14F24"/>
    <w:rsid w:val="00C16BFE"/>
    <w:rsid w:val="00C17E51"/>
    <w:rsid w:val="00C200B2"/>
    <w:rsid w:val="00C21824"/>
    <w:rsid w:val="00C21E15"/>
    <w:rsid w:val="00C22460"/>
    <w:rsid w:val="00C22CDC"/>
    <w:rsid w:val="00C22EE2"/>
    <w:rsid w:val="00C23772"/>
    <w:rsid w:val="00C2416C"/>
    <w:rsid w:val="00C255AE"/>
    <w:rsid w:val="00C25E9A"/>
    <w:rsid w:val="00C30BA0"/>
    <w:rsid w:val="00C315EE"/>
    <w:rsid w:val="00C31D6D"/>
    <w:rsid w:val="00C339C7"/>
    <w:rsid w:val="00C339DB"/>
    <w:rsid w:val="00C34728"/>
    <w:rsid w:val="00C41EC8"/>
    <w:rsid w:val="00C4270B"/>
    <w:rsid w:val="00C427AC"/>
    <w:rsid w:val="00C42A9C"/>
    <w:rsid w:val="00C445CC"/>
    <w:rsid w:val="00C46B1B"/>
    <w:rsid w:val="00C47118"/>
    <w:rsid w:val="00C4752E"/>
    <w:rsid w:val="00C50149"/>
    <w:rsid w:val="00C52ABB"/>
    <w:rsid w:val="00C54123"/>
    <w:rsid w:val="00C5646C"/>
    <w:rsid w:val="00C56687"/>
    <w:rsid w:val="00C61BF2"/>
    <w:rsid w:val="00C64655"/>
    <w:rsid w:val="00C657C8"/>
    <w:rsid w:val="00C658FC"/>
    <w:rsid w:val="00C6593B"/>
    <w:rsid w:val="00C665E6"/>
    <w:rsid w:val="00C67C05"/>
    <w:rsid w:val="00C67E02"/>
    <w:rsid w:val="00C715CD"/>
    <w:rsid w:val="00C71ACA"/>
    <w:rsid w:val="00C7206E"/>
    <w:rsid w:val="00C72B2A"/>
    <w:rsid w:val="00C74390"/>
    <w:rsid w:val="00C75BC7"/>
    <w:rsid w:val="00C76D47"/>
    <w:rsid w:val="00C808F1"/>
    <w:rsid w:val="00C817B8"/>
    <w:rsid w:val="00C830F4"/>
    <w:rsid w:val="00C8433B"/>
    <w:rsid w:val="00C8703E"/>
    <w:rsid w:val="00C878D1"/>
    <w:rsid w:val="00C9099E"/>
    <w:rsid w:val="00C91765"/>
    <w:rsid w:val="00C919BE"/>
    <w:rsid w:val="00C933D1"/>
    <w:rsid w:val="00C93CB8"/>
    <w:rsid w:val="00C95087"/>
    <w:rsid w:val="00C95250"/>
    <w:rsid w:val="00C9665C"/>
    <w:rsid w:val="00C96F86"/>
    <w:rsid w:val="00C9739B"/>
    <w:rsid w:val="00CA112F"/>
    <w:rsid w:val="00CA27D5"/>
    <w:rsid w:val="00CA5DBF"/>
    <w:rsid w:val="00CA6565"/>
    <w:rsid w:val="00CA6B19"/>
    <w:rsid w:val="00CA7588"/>
    <w:rsid w:val="00CB002E"/>
    <w:rsid w:val="00CB032D"/>
    <w:rsid w:val="00CB2322"/>
    <w:rsid w:val="00CB2686"/>
    <w:rsid w:val="00CB26E3"/>
    <w:rsid w:val="00CB2D95"/>
    <w:rsid w:val="00CB37C1"/>
    <w:rsid w:val="00CB3E5D"/>
    <w:rsid w:val="00CB4775"/>
    <w:rsid w:val="00CB5033"/>
    <w:rsid w:val="00CB6079"/>
    <w:rsid w:val="00CB7D33"/>
    <w:rsid w:val="00CC06E9"/>
    <w:rsid w:val="00CC0E9C"/>
    <w:rsid w:val="00CC1E6F"/>
    <w:rsid w:val="00CC204B"/>
    <w:rsid w:val="00CC4243"/>
    <w:rsid w:val="00CC4F6C"/>
    <w:rsid w:val="00CC51C2"/>
    <w:rsid w:val="00CC6F3A"/>
    <w:rsid w:val="00CC7399"/>
    <w:rsid w:val="00CC74B7"/>
    <w:rsid w:val="00CC7A35"/>
    <w:rsid w:val="00CC7A4D"/>
    <w:rsid w:val="00CD0F31"/>
    <w:rsid w:val="00CD234B"/>
    <w:rsid w:val="00CD422D"/>
    <w:rsid w:val="00CD44F6"/>
    <w:rsid w:val="00CD495B"/>
    <w:rsid w:val="00CD4A86"/>
    <w:rsid w:val="00CD5027"/>
    <w:rsid w:val="00CD5B5F"/>
    <w:rsid w:val="00CD75E9"/>
    <w:rsid w:val="00CE0E5E"/>
    <w:rsid w:val="00CE1C68"/>
    <w:rsid w:val="00CE4F53"/>
    <w:rsid w:val="00CE54C3"/>
    <w:rsid w:val="00CE76EA"/>
    <w:rsid w:val="00CE7967"/>
    <w:rsid w:val="00CF0B50"/>
    <w:rsid w:val="00CF3110"/>
    <w:rsid w:val="00CF3981"/>
    <w:rsid w:val="00CF3A52"/>
    <w:rsid w:val="00CF58B3"/>
    <w:rsid w:val="00D00A5F"/>
    <w:rsid w:val="00D029F0"/>
    <w:rsid w:val="00D02C63"/>
    <w:rsid w:val="00D0538D"/>
    <w:rsid w:val="00D06596"/>
    <w:rsid w:val="00D06DC2"/>
    <w:rsid w:val="00D1007F"/>
    <w:rsid w:val="00D13250"/>
    <w:rsid w:val="00D14BEA"/>
    <w:rsid w:val="00D1687A"/>
    <w:rsid w:val="00D211CA"/>
    <w:rsid w:val="00D21ED5"/>
    <w:rsid w:val="00D23435"/>
    <w:rsid w:val="00D23EA5"/>
    <w:rsid w:val="00D2609C"/>
    <w:rsid w:val="00D278FD"/>
    <w:rsid w:val="00D27D51"/>
    <w:rsid w:val="00D30990"/>
    <w:rsid w:val="00D30B09"/>
    <w:rsid w:val="00D31742"/>
    <w:rsid w:val="00D31EEB"/>
    <w:rsid w:val="00D31F4C"/>
    <w:rsid w:val="00D3273C"/>
    <w:rsid w:val="00D32DA6"/>
    <w:rsid w:val="00D3368D"/>
    <w:rsid w:val="00D365A2"/>
    <w:rsid w:val="00D36D22"/>
    <w:rsid w:val="00D3768E"/>
    <w:rsid w:val="00D4015A"/>
    <w:rsid w:val="00D47052"/>
    <w:rsid w:val="00D50198"/>
    <w:rsid w:val="00D50268"/>
    <w:rsid w:val="00D51AB7"/>
    <w:rsid w:val="00D528DC"/>
    <w:rsid w:val="00D54166"/>
    <w:rsid w:val="00D542F4"/>
    <w:rsid w:val="00D55313"/>
    <w:rsid w:val="00D556C4"/>
    <w:rsid w:val="00D55DC4"/>
    <w:rsid w:val="00D55DC8"/>
    <w:rsid w:val="00D563C9"/>
    <w:rsid w:val="00D574CD"/>
    <w:rsid w:val="00D6060A"/>
    <w:rsid w:val="00D60745"/>
    <w:rsid w:val="00D60CA3"/>
    <w:rsid w:val="00D613C0"/>
    <w:rsid w:val="00D62313"/>
    <w:rsid w:val="00D62515"/>
    <w:rsid w:val="00D67581"/>
    <w:rsid w:val="00D703B9"/>
    <w:rsid w:val="00D7042F"/>
    <w:rsid w:val="00D715CC"/>
    <w:rsid w:val="00D71756"/>
    <w:rsid w:val="00D71FDC"/>
    <w:rsid w:val="00D73C04"/>
    <w:rsid w:val="00D755E2"/>
    <w:rsid w:val="00D75A31"/>
    <w:rsid w:val="00D77D14"/>
    <w:rsid w:val="00D800BC"/>
    <w:rsid w:val="00D807E1"/>
    <w:rsid w:val="00D80BCE"/>
    <w:rsid w:val="00D81E53"/>
    <w:rsid w:val="00D820B5"/>
    <w:rsid w:val="00D82D82"/>
    <w:rsid w:val="00D848D4"/>
    <w:rsid w:val="00D852A2"/>
    <w:rsid w:val="00D85901"/>
    <w:rsid w:val="00D85E2B"/>
    <w:rsid w:val="00D85E41"/>
    <w:rsid w:val="00D86CBF"/>
    <w:rsid w:val="00D86F61"/>
    <w:rsid w:val="00D872E6"/>
    <w:rsid w:val="00D87EA0"/>
    <w:rsid w:val="00D9026E"/>
    <w:rsid w:val="00D91528"/>
    <w:rsid w:val="00D923AA"/>
    <w:rsid w:val="00D923E9"/>
    <w:rsid w:val="00D9286C"/>
    <w:rsid w:val="00D92ECC"/>
    <w:rsid w:val="00D954F2"/>
    <w:rsid w:val="00D95E9B"/>
    <w:rsid w:val="00D96216"/>
    <w:rsid w:val="00D976BE"/>
    <w:rsid w:val="00DA0DF1"/>
    <w:rsid w:val="00DA2A99"/>
    <w:rsid w:val="00DA3BD7"/>
    <w:rsid w:val="00DA6E8C"/>
    <w:rsid w:val="00DB05DE"/>
    <w:rsid w:val="00DB1963"/>
    <w:rsid w:val="00DB1BAD"/>
    <w:rsid w:val="00DB25FB"/>
    <w:rsid w:val="00DB2E2C"/>
    <w:rsid w:val="00DB35FE"/>
    <w:rsid w:val="00DB360D"/>
    <w:rsid w:val="00DB446F"/>
    <w:rsid w:val="00DB48B7"/>
    <w:rsid w:val="00DB4EBF"/>
    <w:rsid w:val="00DB503F"/>
    <w:rsid w:val="00DB55DD"/>
    <w:rsid w:val="00DB6AAD"/>
    <w:rsid w:val="00DB6CE7"/>
    <w:rsid w:val="00DC02AC"/>
    <w:rsid w:val="00DC0C22"/>
    <w:rsid w:val="00DC3AD7"/>
    <w:rsid w:val="00DD0BD8"/>
    <w:rsid w:val="00DD166E"/>
    <w:rsid w:val="00DD1E55"/>
    <w:rsid w:val="00DD2B68"/>
    <w:rsid w:val="00DD4C48"/>
    <w:rsid w:val="00DD542A"/>
    <w:rsid w:val="00DD5794"/>
    <w:rsid w:val="00DD6797"/>
    <w:rsid w:val="00DD68B3"/>
    <w:rsid w:val="00DD7166"/>
    <w:rsid w:val="00DD7D0D"/>
    <w:rsid w:val="00DD7D45"/>
    <w:rsid w:val="00DE128F"/>
    <w:rsid w:val="00DE1E48"/>
    <w:rsid w:val="00DE28ED"/>
    <w:rsid w:val="00DE477A"/>
    <w:rsid w:val="00DF2DDD"/>
    <w:rsid w:val="00DF327D"/>
    <w:rsid w:val="00DF5347"/>
    <w:rsid w:val="00DF65AB"/>
    <w:rsid w:val="00DF6FF3"/>
    <w:rsid w:val="00DF7C13"/>
    <w:rsid w:val="00DF7F86"/>
    <w:rsid w:val="00E02466"/>
    <w:rsid w:val="00E02F9F"/>
    <w:rsid w:val="00E033D5"/>
    <w:rsid w:val="00E047B4"/>
    <w:rsid w:val="00E06421"/>
    <w:rsid w:val="00E06F27"/>
    <w:rsid w:val="00E06FFF"/>
    <w:rsid w:val="00E07365"/>
    <w:rsid w:val="00E10BA9"/>
    <w:rsid w:val="00E1135E"/>
    <w:rsid w:val="00E11564"/>
    <w:rsid w:val="00E1245B"/>
    <w:rsid w:val="00E12484"/>
    <w:rsid w:val="00E13644"/>
    <w:rsid w:val="00E14E32"/>
    <w:rsid w:val="00E15274"/>
    <w:rsid w:val="00E17D92"/>
    <w:rsid w:val="00E200F1"/>
    <w:rsid w:val="00E2556E"/>
    <w:rsid w:val="00E26445"/>
    <w:rsid w:val="00E26576"/>
    <w:rsid w:val="00E30366"/>
    <w:rsid w:val="00E30FEA"/>
    <w:rsid w:val="00E31BE0"/>
    <w:rsid w:val="00E31E67"/>
    <w:rsid w:val="00E32124"/>
    <w:rsid w:val="00E341F0"/>
    <w:rsid w:val="00E3483E"/>
    <w:rsid w:val="00E34EC9"/>
    <w:rsid w:val="00E35370"/>
    <w:rsid w:val="00E354B6"/>
    <w:rsid w:val="00E35BB2"/>
    <w:rsid w:val="00E41694"/>
    <w:rsid w:val="00E42681"/>
    <w:rsid w:val="00E4324C"/>
    <w:rsid w:val="00E4481C"/>
    <w:rsid w:val="00E44863"/>
    <w:rsid w:val="00E51CE8"/>
    <w:rsid w:val="00E522DC"/>
    <w:rsid w:val="00E52820"/>
    <w:rsid w:val="00E52EFD"/>
    <w:rsid w:val="00E53024"/>
    <w:rsid w:val="00E531B8"/>
    <w:rsid w:val="00E53B8B"/>
    <w:rsid w:val="00E54B45"/>
    <w:rsid w:val="00E55809"/>
    <w:rsid w:val="00E6052F"/>
    <w:rsid w:val="00E610BD"/>
    <w:rsid w:val="00E61301"/>
    <w:rsid w:val="00E6192B"/>
    <w:rsid w:val="00E61A89"/>
    <w:rsid w:val="00E6287C"/>
    <w:rsid w:val="00E62FF8"/>
    <w:rsid w:val="00E63671"/>
    <w:rsid w:val="00E6594E"/>
    <w:rsid w:val="00E66679"/>
    <w:rsid w:val="00E67763"/>
    <w:rsid w:val="00E678D1"/>
    <w:rsid w:val="00E70351"/>
    <w:rsid w:val="00E704C6"/>
    <w:rsid w:val="00E72A12"/>
    <w:rsid w:val="00E7429E"/>
    <w:rsid w:val="00E7433A"/>
    <w:rsid w:val="00E76437"/>
    <w:rsid w:val="00E7732A"/>
    <w:rsid w:val="00E777E9"/>
    <w:rsid w:val="00E81285"/>
    <w:rsid w:val="00E843AD"/>
    <w:rsid w:val="00E853FC"/>
    <w:rsid w:val="00E85F3A"/>
    <w:rsid w:val="00E8689A"/>
    <w:rsid w:val="00E87A15"/>
    <w:rsid w:val="00E9070B"/>
    <w:rsid w:val="00E9118D"/>
    <w:rsid w:val="00E92467"/>
    <w:rsid w:val="00E936F0"/>
    <w:rsid w:val="00E93A47"/>
    <w:rsid w:val="00E95234"/>
    <w:rsid w:val="00E9535E"/>
    <w:rsid w:val="00E95C63"/>
    <w:rsid w:val="00E96542"/>
    <w:rsid w:val="00E96C6A"/>
    <w:rsid w:val="00EA0D46"/>
    <w:rsid w:val="00EA11E1"/>
    <w:rsid w:val="00EA203B"/>
    <w:rsid w:val="00EA2436"/>
    <w:rsid w:val="00EA3AFD"/>
    <w:rsid w:val="00EA4571"/>
    <w:rsid w:val="00EA4E42"/>
    <w:rsid w:val="00EA528C"/>
    <w:rsid w:val="00EA5B15"/>
    <w:rsid w:val="00EA6251"/>
    <w:rsid w:val="00EB1271"/>
    <w:rsid w:val="00EB1411"/>
    <w:rsid w:val="00EB2B1D"/>
    <w:rsid w:val="00EB3DB3"/>
    <w:rsid w:val="00EB53C7"/>
    <w:rsid w:val="00EB65A0"/>
    <w:rsid w:val="00EB67A9"/>
    <w:rsid w:val="00EB6CBC"/>
    <w:rsid w:val="00EC0DEA"/>
    <w:rsid w:val="00EC1940"/>
    <w:rsid w:val="00EC1A39"/>
    <w:rsid w:val="00EC3C31"/>
    <w:rsid w:val="00EC411A"/>
    <w:rsid w:val="00EC46C4"/>
    <w:rsid w:val="00EC4CCC"/>
    <w:rsid w:val="00EC6D33"/>
    <w:rsid w:val="00EC72FD"/>
    <w:rsid w:val="00ED04F2"/>
    <w:rsid w:val="00ED08BB"/>
    <w:rsid w:val="00ED20D4"/>
    <w:rsid w:val="00ED2524"/>
    <w:rsid w:val="00ED5B94"/>
    <w:rsid w:val="00ED73F3"/>
    <w:rsid w:val="00ED7846"/>
    <w:rsid w:val="00EE09A5"/>
    <w:rsid w:val="00EE28FD"/>
    <w:rsid w:val="00EE42F6"/>
    <w:rsid w:val="00EE5916"/>
    <w:rsid w:val="00EE659E"/>
    <w:rsid w:val="00EE683F"/>
    <w:rsid w:val="00EE7017"/>
    <w:rsid w:val="00EE717E"/>
    <w:rsid w:val="00EF06B3"/>
    <w:rsid w:val="00EF0F0D"/>
    <w:rsid w:val="00EF155A"/>
    <w:rsid w:val="00EF1807"/>
    <w:rsid w:val="00EF1BC2"/>
    <w:rsid w:val="00EF495A"/>
    <w:rsid w:val="00EF5C54"/>
    <w:rsid w:val="00EF66A5"/>
    <w:rsid w:val="00EF6E97"/>
    <w:rsid w:val="00EF739C"/>
    <w:rsid w:val="00EF7984"/>
    <w:rsid w:val="00F03175"/>
    <w:rsid w:val="00F03421"/>
    <w:rsid w:val="00F03763"/>
    <w:rsid w:val="00F05065"/>
    <w:rsid w:val="00F05190"/>
    <w:rsid w:val="00F0794B"/>
    <w:rsid w:val="00F07F9A"/>
    <w:rsid w:val="00F102D9"/>
    <w:rsid w:val="00F10EBA"/>
    <w:rsid w:val="00F112E7"/>
    <w:rsid w:val="00F11676"/>
    <w:rsid w:val="00F119C9"/>
    <w:rsid w:val="00F11A92"/>
    <w:rsid w:val="00F125E3"/>
    <w:rsid w:val="00F13C3F"/>
    <w:rsid w:val="00F14B7E"/>
    <w:rsid w:val="00F17530"/>
    <w:rsid w:val="00F17778"/>
    <w:rsid w:val="00F17C66"/>
    <w:rsid w:val="00F20711"/>
    <w:rsid w:val="00F22581"/>
    <w:rsid w:val="00F23B21"/>
    <w:rsid w:val="00F25116"/>
    <w:rsid w:val="00F2543C"/>
    <w:rsid w:val="00F258DB"/>
    <w:rsid w:val="00F2717B"/>
    <w:rsid w:val="00F32A0D"/>
    <w:rsid w:val="00F33EE7"/>
    <w:rsid w:val="00F3499A"/>
    <w:rsid w:val="00F34DED"/>
    <w:rsid w:val="00F361B7"/>
    <w:rsid w:val="00F36742"/>
    <w:rsid w:val="00F37041"/>
    <w:rsid w:val="00F37E21"/>
    <w:rsid w:val="00F41F2F"/>
    <w:rsid w:val="00F43E1F"/>
    <w:rsid w:val="00F45237"/>
    <w:rsid w:val="00F4574D"/>
    <w:rsid w:val="00F46CB1"/>
    <w:rsid w:val="00F473D4"/>
    <w:rsid w:val="00F47B3C"/>
    <w:rsid w:val="00F5073F"/>
    <w:rsid w:val="00F51B17"/>
    <w:rsid w:val="00F5713F"/>
    <w:rsid w:val="00F60A29"/>
    <w:rsid w:val="00F60BF8"/>
    <w:rsid w:val="00F62697"/>
    <w:rsid w:val="00F62AFA"/>
    <w:rsid w:val="00F64DF7"/>
    <w:rsid w:val="00F65085"/>
    <w:rsid w:val="00F659AB"/>
    <w:rsid w:val="00F663F2"/>
    <w:rsid w:val="00F669AC"/>
    <w:rsid w:val="00F6729A"/>
    <w:rsid w:val="00F70F78"/>
    <w:rsid w:val="00F70F91"/>
    <w:rsid w:val="00F71129"/>
    <w:rsid w:val="00F716B8"/>
    <w:rsid w:val="00F72213"/>
    <w:rsid w:val="00F736D3"/>
    <w:rsid w:val="00F75776"/>
    <w:rsid w:val="00F8153E"/>
    <w:rsid w:val="00F81CBC"/>
    <w:rsid w:val="00F82A5E"/>
    <w:rsid w:val="00F82B61"/>
    <w:rsid w:val="00F839E2"/>
    <w:rsid w:val="00F83A82"/>
    <w:rsid w:val="00F85844"/>
    <w:rsid w:val="00F8611F"/>
    <w:rsid w:val="00F8646C"/>
    <w:rsid w:val="00F91F59"/>
    <w:rsid w:val="00F93966"/>
    <w:rsid w:val="00F93FA5"/>
    <w:rsid w:val="00F959C6"/>
    <w:rsid w:val="00FA29E1"/>
    <w:rsid w:val="00FA2FC6"/>
    <w:rsid w:val="00FA3FCE"/>
    <w:rsid w:val="00FB3F32"/>
    <w:rsid w:val="00FB5412"/>
    <w:rsid w:val="00FB5436"/>
    <w:rsid w:val="00FB55F4"/>
    <w:rsid w:val="00FB67BF"/>
    <w:rsid w:val="00FB6F0C"/>
    <w:rsid w:val="00FB78C7"/>
    <w:rsid w:val="00FC009C"/>
    <w:rsid w:val="00FC076E"/>
    <w:rsid w:val="00FC10FC"/>
    <w:rsid w:val="00FC1C99"/>
    <w:rsid w:val="00FC2B79"/>
    <w:rsid w:val="00FC3543"/>
    <w:rsid w:val="00FC358E"/>
    <w:rsid w:val="00FC7626"/>
    <w:rsid w:val="00FC7B1A"/>
    <w:rsid w:val="00FD08DD"/>
    <w:rsid w:val="00FD0D96"/>
    <w:rsid w:val="00FD1574"/>
    <w:rsid w:val="00FD4882"/>
    <w:rsid w:val="00FD4D11"/>
    <w:rsid w:val="00FD5EEC"/>
    <w:rsid w:val="00FD660E"/>
    <w:rsid w:val="00FD685B"/>
    <w:rsid w:val="00FD70E4"/>
    <w:rsid w:val="00FD7ACE"/>
    <w:rsid w:val="00FE2C68"/>
    <w:rsid w:val="00FE33B5"/>
    <w:rsid w:val="00FE3B07"/>
    <w:rsid w:val="00FE5D9E"/>
    <w:rsid w:val="00FE5DA7"/>
    <w:rsid w:val="00FE7606"/>
    <w:rsid w:val="00FF1409"/>
    <w:rsid w:val="00FF1D65"/>
    <w:rsid w:val="00FF2900"/>
    <w:rsid w:val="00FF2FC1"/>
    <w:rsid w:val="00FF3DF5"/>
    <w:rsid w:val="00FF3F20"/>
    <w:rsid w:val="00FF421B"/>
    <w:rsid w:val="00FF4345"/>
    <w:rsid w:val="00FF46ED"/>
    <w:rsid w:val="00FF63F2"/>
    <w:rsid w:val="00FF65F9"/>
    <w:rsid w:val="00FF7F1E"/>
    <w:rsid w:val="01048F0D"/>
    <w:rsid w:val="0117FFAD"/>
    <w:rsid w:val="022B69A4"/>
    <w:rsid w:val="023265D4"/>
    <w:rsid w:val="032028B6"/>
    <w:rsid w:val="035E742E"/>
    <w:rsid w:val="044E6712"/>
    <w:rsid w:val="04BBF917"/>
    <w:rsid w:val="04E5911E"/>
    <w:rsid w:val="05732907"/>
    <w:rsid w:val="06424736"/>
    <w:rsid w:val="069AB39C"/>
    <w:rsid w:val="06CCA20D"/>
    <w:rsid w:val="077912B2"/>
    <w:rsid w:val="07D51264"/>
    <w:rsid w:val="07D98D5D"/>
    <w:rsid w:val="07F399D9"/>
    <w:rsid w:val="0866A6CB"/>
    <w:rsid w:val="0868CD6D"/>
    <w:rsid w:val="098C689F"/>
    <w:rsid w:val="0BD9D35B"/>
    <w:rsid w:val="0C93D623"/>
    <w:rsid w:val="0CB25CDC"/>
    <w:rsid w:val="0CB3509A"/>
    <w:rsid w:val="0D2C6911"/>
    <w:rsid w:val="0E95CDCB"/>
    <w:rsid w:val="112B7C9B"/>
    <w:rsid w:val="12231228"/>
    <w:rsid w:val="126CB71A"/>
    <w:rsid w:val="12FFD0A0"/>
    <w:rsid w:val="139F858B"/>
    <w:rsid w:val="13F1CF62"/>
    <w:rsid w:val="15F9DFC7"/>
    <w:rsid w:val="168DC301"/>
    <w:rsid w:val="17EF9927"/>
    <w:rsid w:val="1A63A0BC"/>
    <w:rsid w:val="1B4BFD5A"/>
    <w:rsid w:val="1C0CEE98"/>
    <w:rsid w:val="1CBB4094"/>
    <w:rsid w:val="1D30D874"/>
    <w:rsid w:val="1DA4D176"/>
    <w:rsid w:val="1E6F912C"/>
    <w:rsid w:val="1E956CCE"/>
    <w:rsid w:val="1F2E2EDB"/>
    <w:rsid w:val="2094AFE2"/>
    <w:rsid w:val="20E49433"/>
    <w:rsid w:val="210F4CED"/>
    <w:rsid w:val="212B59FD"/>
    <w:rsid w:val="2158A928"/>
    <w:rsid w:val="21B293BE"/>
    <w:rsid w:val="24B2DC0A"/>
    <w:rsid w:val="25819C21"/>
    <w:rsid w:val="25842CE3"/>
    <w:rsid w:val="2595395D"/>
    <w:rsid w:val="25B7A0EB"/>
    <w:rsid w:val="25D80C95"/>
    <w:rsid w:val="26A5E13F"/>
    <w:rsid w:val="26BA1EFB"/>
    <w:rsid w:val="26D7AEE4"/>
    <w:rsid w:val="27170A2C"/>
    <w:rsid w:val="2798F55B"/>
    <w:rsid w:val="285AC2B2"/>
    <w:rsid w:val="28C7472A"/>
    <w:rsid w:val="29113F85"/>
    <w:rsid w:val="29DCC23F"/>
    <w:rsid w:val="2A525DFB"/>
    <w:rsid w:val="2AA719AC"/>
    <w:rsid w:val="2AE4E308"/>
    <w:rsid w:val="2B32D8A8"/>
    <w:rsid w:val="2B617CB1"/>
    <w:rsid w:val="2CE3307A"/>
    <w:rsid w:val="2D7D9B01"/>
    <w:rsid w:val="30B81203"/>
    <w:rsid w:val="30C7AE51"/>
    <w:rsid w:val="31FED83A"/>
    <w:rsid w:val="320A34D7"/>
    <w:rsid w:val="3278AC01"/>
    <w:rsid w:val="334D7FC6"/>
    <w:rsid w:val="336A477A"/>
    <w:rsid w:val="3379F9D0"/>
    <w:rsid w:val="33CDE25A"/>
    <w:rsid w:val="33FFBA4F"/>
    <w:rsid w:val="34D498B9"/>
    <w:rsid w:val="3551ED11"/>
    <w:rsid w:val="358949D2"/>
    <w:rsid w:val="35E34E60"/>
    <w:rsid w:val="360BCAD3"/>
    <w:rsid w:val="36306E79"/>
    <w:rsid w:val="364911FB"/>
    <w:rsid w:val="3655C526"/>
    <w:rsid w:val="372B99BE"/>
    <w:rsid w:val="37D08B2C"/>
    <w:rsid w:val="380A9BDB"/>
    <w:rsid w:val="399BAC4F"/>
    <w:rsid w:val="3A210104"/>
    <w:rsid w:val="3A5AE8AF"/>
    <w:rsid w:val="3A74A3EF"/>
    <w:rsid w:val="3B4C7D32"/>
    <w:rsid w:val="3BF33221"/>
    <w:rsid w:val="3BFC66F0"/>
    <w:rsid w:val="3C1CF93C"/>
    <w:rsid w:val="3D8DD4BB"/>
    <w:rsid w:val="3DE5BA18"/>
    <w:rsid w:val="3E832BB1"/>
    <w:rsid w:val="3F39D46D"/>
    <w:rsid w:val="3F5499FE"/>
    <w:rsid w:val="41CA2E42"/>
    <w:rsid w:val="41EA4402"/>
    <w:rsid w:val="424E33BB"/>
    <w:rsid w:val="4260EA6C"/>
    <w:rsid w:val="426DA0E9"/>
    <w:rsid w:val="42895B26"/>
    <w:rsid w:val="43692727"/>
    <w:rsid w:val="44A41DB3"/>
    <w:rsid w:val="44CA7918"/>
    <w:rsid w:val="45DC64C1"/>
    <w:rsid w:val="47D7C2E3"/>
    <w:rsid w:val="482EC75D"/>
    <w:rsid w:val="48BE4703"/>
    <w:rsid w:val="498753FF"/>
    <w:rsid w:val="499E04AF"/>
    <w:rsid w:val="49FE81A2"/>
    <w:rsid w:val="4A2F7962"/>
    <w:rsid w:val="4B6B84F2"/>
    <w:rsid w:val="4C8F7E9B"/>
    <w:rsid w:val="4CB382A4"/>
    <w:rsid w:val="4CC07B42"/>
    <w:rsid w:val="4D4331CD"/>
    <w:rsid w:val="4EA3C698"/>
    <w:rsid w:val="4EC290B5"/>
    <w:rsid w:val="4EF3B411"/>
    <w:rsid w:val="50C7F759"/>
    <w:rsid w:val="5147A9CC"/>
    <w:rsid w:val="51FD2C6B"/>
    <w:rsid w:val="52F6A48A"/>
    <w:rsid w:val="553A8DA4"/>
    <w:rsid w:val="559341F5"/>
    <w:rsid w:val="56445361"/>
    <w:rsid w:val="58512681"/>
    <w:rsid w:val="58863553"/>
    <w:rsid w:val="59E8616F"/>
    <w:rsid w:val="5B56FF11"/>
    <w:rsid w:val="5BA21781"/>
    <w:rsid w:val="5C14A9C1"/>
    <w:rsid w:val="5CA22955"/>
    <w:rsid w:val="5CEA3C07"/>
    <w:rsid w:val="5E165B62"/>
    <w:rsid w:val="5E2E9F7A"/>
    <w:rsid w:val="5F371D3D"/>
    <w:rsid w:val="60E832AA"/>
    <w:rsid w:val="60ED3D2D"/>
    <w:rsid w:val="6140913E"/>
    <w:rsid w:val="61428A07"/>
    <w:rsid w:val="61E94D2E"/>
    <w:rsid w:val="635D5EDC"/>
    <w:rsid w:val="638D2113"/>
    <w:rsid w:val="63AC2D47"/>
    <w:rsid w:val="63ED4201"/>
    <w:rsid w:val="63F0F165"/>
    <w:rsid w:val="64BB9D01"/>
    <w:rsid w:val="64FBE66B"/>
    <w:rsid w:val="660B2CE0"/>
    <w:rsid w:val="664A6DBD"/>
    <w:rsid w:val="675E7EF2"/>
    <w:rsid w:val="67E77BDC"/>
    <w:rsid w:val="68833561"/>
    <w:rsid w:val="68B6EA34"/>
    <w:rsid w:val="68F5F265"/>
    <w:rsid w:val="692221E5"/>
    <w:rsid w:val="692AA634"/>
    <w:rsid w:val="694BF925"/>
    <w:rsid w:val="6AB33D81"/>
    <w:rsid w:val="6ADFC1B4"/>
    <w:rsid w:val="6DDA9F8B"/>
    <w:rsid w:val="6E22F08A"/>
    <w:rsid w:val="6E48E27F"/>
    <w:rsid w:val="6EE01221"/>
    <w:rsid w:val="6F1E2AC7"/>
    <w:rsid w:val="6F941FBC"/>
    <w:rsid w:val="7048EAA8"/>
    <w:rsid w:val="70C5EC6C"/>
    <w:rsid w:val="72CECC7A"/>
    <w:rsid w:val="74B130CE"/>
    <w:rsid w:val="771C3152"/>
    <w:rsid w:val="77541ED1"/>
    <w:rsid w:val="78222779"/>
    <w:rsid w:val="783EE1B1"/>
    <w:rsid w:val="7854B220"/>
    <w:rsid w:val="78A18F5F"/>
    <w:rsid w:val="79DFE3B8"/>
    <w:rsid w:val="7A89FD93"/>
    <w:rsid w:val="7AC587D4"/>
    <w:rsid w:val="7D1DEA3B"/>
    <w:rsid w:val="7E1E302F"/>
    <w:rsid w:val="7E434347"/>
    <w:rsid w:val="7E80EE3D"/>
    <w:rsid w:val="7E8C3AF7"/>
    <w:rsid w:val="7EB17A32"/>
    <w:rsid w:val="7F790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A75848"/>
  <w15:chartTrackingRefBased/>
  <w15:docId w15:val="{786FDDAA-53C0-4FCA-94C5-28AD0A171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44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0385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D7166"/>
    <w:pPr>
      <w:spacing w:before="100" w:beforeAutospacing="1" w:after="100" w:afterAutospacing="1"/>
      <w:outlineLvl w:val="1"/>
    </w:pPr>
    <w:rPr>
      <w:b/>
      <w:bCs/>
      <w:sz w:val="28"/>
      <w:szCs w:val="36"/>
    </w:rPr>
  </w:style>
  <w:style w:type="paragraph" w:styleId="Heading3">
    <w:name w:val="heading 3"/>
    <w:basedOn w:val="Normal"/>
    <w:next w:val="Normal"/>
    <w:link w:val="Heading3Char"/>
    <w:uiPriority w:val="9"/>
    <w:unhideWhenUsed/>
    <w:qFormat/>
    <w:rsid w:val="00A241CA"/>
    <w:pPr>
      <w:keepNext/>
      <w:keepLines/>
      <w:spacing w:before="40"/>
      <w:outlineLvl w:val="2"/>
      <w:pPrChange w:id="0" w:author="Ferdous, Md Sakib [C B E]" w:date="2023-08-25T00:06:00Z">
        <w:pPr>
          <w:keepNext/>
          <w:keepLines/>
          <w:spacing w:before="40"/>
          <w:outlineLvl w:val="2"/>
        </w:pPr>
      </w:pPrChange>
    </w:pPr>
    <w:rPr>
      <w:rFonts w:asciiTheme="majorHAnsi" w:eastAsiaTheme="majorEastAsia" w:hAnsiTheme="majorHAnsi" w:cstheme="majorBidi"/>
      <w:i/>
      <w:color w:val="1F3763" w:themeColor="accent1" w:themeShade="7F"/>
      <w:sz w:val="28"/>
      <w:rPrChange w:id="0" w:author="Ferdous, Md Sakib [C B E]" w:date="2023-08-25T00:06:00Z">
        <w:rPr>
          <w:rFonts w:asciiTheme="majorHAnsi" w:eastAsiaTheme="majorEastAsia" w:hAnsiTheme="majorHAnsi" w:cstheme="majorBidi"/>
          <w:color w:val="1F3763" w:themeColor="accent1" w:themeShade="7F"/>
          <w:sz w:val="28"/>
          <w:szCs w:val="24"/>
          <w:lang w:val="en-US" w:eastAsia="en-US" w:bidi="ar-SA"/>
        </w:rPr>
      </w:rPrChange>
    </w:rPr>
  </w:style>
  <w:style w:type="paragraph" w:styleId="Heading4">
    <w:name w:val="heading 4"/>
    <w:basedOn w:val="Normal"/>
    <w:next w:val="Normal"/>
    <w:link w:val="Heading4Char"/>
    <w:uiPriority w:val="9"/>
    <w:unhideWhenUsed/>
    <w:qFormat/>
    <w:rsid w:val="00536A0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A6CD6"/>
    <w:pPr>
      <w:spacing w:before="100" w:beforeAutospacing="1" w:after="100" w:afterAutospacing="1"/>
    </w:pPr>
  </w:style>
  <w:style w:type="paragraph" w:styleId="Header">
    <w:name w:val="header"/>
    <w:basedOn w:val="Normal"/>
    <w:link w:val="HeaderChar"/>
    <w:uiPriority w:val="99"/>
    <w:unhideWhenUsed/>
    <w:rsid w:val="00763075"/>
    <w:pPr>
      <w:tabs>
        <w:tab w:val="center" w:pos="4680"/>
        <w:tab w:val="right" w:pos="9360"/>
      </w:tabs>
    </w:pPr>
  </w:style>
  <w:style w:type="character" w:customStyle="1" w:styleId="HeaderChar">
    <w:name w:val="Header Char"/>
    <w:basedOn w:val="DefaultParagraphFont"/>
    <w:link w:val="Header"/>
    <w:uiPriority w:val="99"/>
    <w:rsid w:val="00763075"/>
    <w:rPr>
      <w:rFonts w:ascii="Calibri" w:hAnsi="Calibri" w:cs="Calibri"/>
    </w:rPr>
  </w:style>
  <w:style w:type="paragraph" w:styleId="Footer">
    <w:name w:val="footer"/>
    <w:basedOn w:val="Normal"/>
    <w:link w:val="FooterChar"/>
    <w:uiPriority w:val="99"/>
    <w:unhideWhenUsed/>
    <w:rsid w:val="00763075"/>
    <w:pPr>
      <w:tabs>
        <w:tab w:val="center" w:pos="4680"/>
        <w:tab w:val="right" w:pos="9360"/>
      </w:tabs>
    </w:pPr>
  </w:style>
  <w:style w:type="character" w:customStyle="1" w:styleId="FooterChar">
    <w:name w:val="Footer Char"/>
    <w:basedOn w:val="DefaultParagraphFont"/>
    <w:link w:val="Footer"/>
    <w:uiPriority w:val="99"/>
    <w:rsid w:val="00763075"/>
    <w:rPr>
      <w:rFonts w:ascii="Calibri" w:hAnsi="Calibri" w:cs="Calibri"/>
    </w:rPr>
  </w:style>
  <w:style w:type="paragraph" w:styleId="ListParagraph">
    <w:name w:val="List Paragraph"/>
    <w:basedOn w:val="Normal"/>
    <w:uiPriority w:val="34"/>
    <w:qFormat/>
    <w:rsid w:val="00460582"/>
    <w:pPr>
      <w:ind w:left="720"/>
    </w:pPr>
  </w:style>
  <w:style w:type="character" w:styleId="Strong">
    <w:name w:val="Strong"/>
    <w:basedOn w:val="DefaultParagraphFont"/>
    <w:uiPriority w:val="22"/>
    <w:qFormat/>
    <w:rsid w:val="00DE128F"/>
    <w:rPr>
      <w:b/>
      <w:bCs/>
    </w:rPr>
  </w:style>
  <w:style w:type="character" w:styleId="Hyperlink">
    <w:name w:val="Hyperlink"/>
    <w:basedOn w:val="DefaultParagraphFont"/>
    <w:uiPriority w:val="99"/>
    <w:unhideWhenUsed/>
    <w:rsid w:val="00DE128F"/>
    <w:rPr>
      <w:color w:val="0000FF"/>
      <w:u w:val="single"/>
    </w:rPr>
  </w:style>
  <w:style w:type="character" w:styleId="CommentReference">
    <w:name w:val="annotation reference"/>
    <w:basedOn w:val="DefaultParagraphFont"/>
    <w:uiPriority w:val="99"/>
    <w:semiHidden/>
    <w:unhideWhenUsed/>
    <w:rsid w:val="007B6AAE"/>
    <w:rPr>
      <w:sz w:val="16"/>
      <w:szCs w:val="16"/>
    </w:rPr>
  </w:style>
  <w:style w:type="paragraph" w:styleId="CommentText">
    <w:name w:val="annotation text"/>
    <w:basedOn w:val="Normal"/>
    <w:link w:val="CommentTextChar"/>
    <w:uiPriority w:val="99"/>
    <w:unhideWhenUsed/>
    <w:rsid w:val="007B6AAE"/>
    <w:rPr>
      <w:sz w:val="20"/>
      <w:szCs w:val="20"/>
    </w:rPr>
  </w:style>
  <w:style w:type="character" w:customStyle="1" w:styleId="CommentTextChar">
    <w:name w:val="Comment Text Char"/>
    <w:basedOn w:val="DefaultParagraphFont"/>
    <w:link w:val="CommentText"/>
    <w:uiPriority w:val="99"/>
    <w:rsid w:val="007B6AAE"/>
    <w:rPr>
      <w:rFonts w:ascii="Calibri" w:hAnsi="Calibri" w:cs="Calibri"/>
      <w:sz w:val="20"/>
      <w:szCs w:val="20"/>
    </w:rPr>
  </w:style>
  <w:style w:type="paragraph" w:styleId="CommentSubject">
    <w:name w:val="annotation subject"/>
    <w:basedOn w:val="CommentText"/>
    <w:next w:val="CommentText"/>
    <w:link w:val="CommentSubjectChar"/>
    <w:uiPriority w:val="99"/>
    <w:semiHidden/>
    <w:unhideWhenUsed/>
    <w:rsid w:val="007B6AAE"/>
    <w:rPr>
      <w:b/>
      <w:bCs/>
    </w:rPr>
  </w:style>
  <w:style w:type="character" w:customStyle="1" w:styleId="CommentSubjectChar">
    <w:name w:val="Comment Subject Char"/>
    <w:basedOn w:val="CommentTextChar"/>
    <w:link w:val="CommentSubject"/>
    <w:uiPriority w:val="99"/>
    <w:semiHidden/>
    <w:rsid w:val="007B6AAE"/>
    <w:rPr>
      <w:rFonts w:ascii="Calibri" w:hAnsi="Calibri" w:cs="Calibri"/>
      <w:b/>
      <w:bCs/>
      <w:sz w:val="20"/>
      <w:szCs w:val="20"/>
    </w:rPr>
  </w:style>
  <w:style w:type="paragraph" w:styleId="BalloonText">
    <w:name w:val="Balloon Text"/>
    <w:basedOn w:val="Normal"/>
    <w:link w:val="BalloonTextChar"/>
    <w:uiPriority w:val="99"/>
    <w:semiHidden/>
    <w:unhideWhenUsed/>
    <w:rsid w:val="007B6AA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6AAE"/>
    <w:rPr>
      <w:rFonts w:ascii="Segoe UI" w:hAnsi="Segoe UI" w:cs="Segoe UI"/>
      <w:sz w:val="18"/>
      <w:szCs w:val="18"/>
    </w:rPr>
  </w:style>
  <w:style w:type="character" w:customStyle="1" w:styleId="Heading2Char">
    <w:name w:val="Heading 2 Char"/>
    <w:basedOn w:val="DefaultParagraphFont"/>
    <w:link w:val="Heading2"/>
    <w:uiPriority w:val="9"/>
    <w:rsid w:val="00DD7166"/>
    <w:rPr>
      <w:rFonts w:ascii="Times New Roman" w:eastAsia="Times New Roman" w:hAnsi="Times New Roman" w:cs="Times New Roman"/>
      <w:b/>
      <w:bCs/>
      <w:sz w:val="28"/>
      <w:szCs w:val="36"/>
    </w:rPr>
  </w:style>
  <w:style w:type="paragraph" w:customStyle="1" w:styleId="family-sans">
    <w:name w:val="family-sans"/>
    <w:basedOn w:val="Normal"/>
    <w:rsid w:val="00563B3B"/>
    <w:pPr>
      <w:spacing w:before="100" w:beforeAutospacing="1" w:after="100" w:afterAutospacing="1"/>
    </w:pPr>
  </w:style>
  <w:style w:type="character" w:styleId="FollowedHyperlink">
    <w:name w:val="FollowedHyperlink"/>
    <w:basedOn w:val="DefaultParagraphFont"/>
    <w:uiPriority w:val="99"/>
    <w:semiHidden/>
    <w:unhideWhenUsed/>
    <w:rsid w:val="00305A1B"/>
    <w:rPr>
      <w:color w:val="954F72" w:themeColor="followedHyperlink"/>
      <w:u w:val="single"/>
    </w:rPr>
  </w:style>
  <w:style w:type="character" w:styleId="UnresolvedMention">
    <w:name w:val="Unresolved Mention"/>
    <w:basedOn w:val="DefaultParagraphFont"/>
    <w:uiPriority w:val="99"/>
    <w:semiHidden/>
    <w:unhideWhenUsed/>
    <w:rsid w:val="00092ACD"/>
    <w:rPr>
      <w:color w:val="605E5C"/>
      <w:shd w:val="clear" w:color="auto" w:fill="E1DFDD"/>
    </w:rPr>
  </w:style>
  <w:style w:type="character" w:customStyle="1" w:styleId="Heading1Char">
    <w:name w:val="Heading 1 Char"/>
    <w:basedOn w:val="DefaultParagraphFont"/>
    <w:link w:val="Heading1"/>
    <w:uiPriority w:val="9"/>
    <w:rsid w:val="0080385D"/>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BF0A53"/>
    <w:rPr>
      <w:i/>
      <w:iCs/>
    </w:rPr>
  </w:style>
  <w:style w:type="paragraph" w:customStyle="1" w:styleId="entry-meta">
    <w:name w:val="entry-meta"/>
    <w:basedOn w:val="Normal"/>
    <w:rsid w:val="0054562E"/>
    <w:pPr>
      <w:spacing w:before="100" w:beforeAutospacing="1" w:after="100" w:afterAutospacing="1"/>
    </w:pPr>
  </w:style>
  <w:style w:type="paragraph" w:styleId="TOCHeading">
    <w:name w:val="TOC Heading"/>
    <w:basedOn w:val="Heading1"/>
    <w:next w:val="Normal"/>
    <w:uiPriority w:val="39"/>
    <w:unhideWhenUsed/>
    <w:qFormat/>
    <w:rsid w:val="00AD5D32"/>
    <w:pPr>
      <w:spacing w:line="259" w:lineRule="auto"/>
      <w:outlineLvl w:val="9"/>
    </w:pPr>
  </w:style>
  <w:style w:type="paragraph" w:styleId="TOC1">
    <w:name w:val="toc 1"/>
    <w:basedOn w:val="Normal"/>
    <w:next w:val="Normal"/>
    <w:autoRedefine/>
    <w:uiPriority w:val="39"/>
    <w:unhideWhenUsed/>
    <w:rsid w:val="004B1EDA"/>
    <w:pPr>
      <w:tabs>
        <w:tab w:val="right" w:leader="dot" w:pos="9350"/>
      </w:tabs>
      <w:spacing w:after="100"/>
      <w:pPrChange w:id="1" w:author="Ferdous, Md Sakib [C B E]" w:date="2023-08-23T07:28:00Z">
        <w:pPr>
          <w:tabs>
            <w:tab w:val="right" w:leader="dot" w:pos="9350"/>
          </w:tabs>
          <w:spacing w:after="100"/>
        </w:pPr>
      </w:pPrChange>
    </w:pPr>
    <w:rPr>
      <w:rPrChange w:id="1" w:author="Ferdous, Md Sakib [C B E]" w:date="2023-08-23T07:28:00Z">
        <w:rPr>
          <w:sz w:val="24"/>
          <w:szCs w:val="24"/>
          <w:lang w:val="en-US" w:eastAsia="en-US" w:bidi="ar-SA"/>
        </w:rPr>
      </w:rPrChange>
    </w:rPr>
  </w:style>
  <w:style w:type="table" w:styleId="TableGridLight">
    <w:name w:val="Grid Table Light"/>
    <w:basedOn w:val="TableNormal"/>
    <w:uiPriority w:val="40"/>
    <w:rsid w:val="005C00D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autoRedefine/>
    <w:uiPriority w:val="39"/>
    <w:unhideWhenUsed/>
    <w:rsid w:val="00582134"/>
    <w:pPr>
      <w:spacing w:after="100"/>
      <w:ind w:left="440"/>
    </w:pPr>
  </w:style>
  <w:style w:type="character" w:customStyle="1" w:styleId="Heading4Char">
    <w:name w:val="Heading 4 Char"/>
    <w:basedOn w:val="DefaultParagraphFont"/>
    <w:link w:val="Heading4"/>
    <w:uiPriority w:val="9"/>
    <w:rsid w:val="00536A03"/>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5363A2"/>
    <w:pPr>
      <w:spacing w:after="100"/>
      <w:ind w:left="220"/>
    </w:pPr>
  </w:style>
  <w:style w:type="character" w:customStyle="1" w:styleId="normaltextrun">
    <w:name w:val="normaltextrun"/>
    <w:basedOn w:val="DefaultParagraphFont"/>
    <w:rsid w:val="00D14BEA"/>
  </w:style>
  <w:style w:type="paragraph" w:customStyle="1" w:styleId="additional-block">
    <w:name w:val="additional-block"/>
    <w:basedOn w:val="Normal"/>
    <w:rsid w:val="00FC7626"/>
    <w:pPr>
      <w:spacing w:before="100" w:beforeAutospacing="1" w:after="100" w:afterAutospacing="1"/>
    </w:pPr>
  </w:style>
  <w:style w:type="paragraph" w:customStyle="1" w:styleId="updated-date">
    <w:name w:val="updated-date"/>
    <w:basedOn w:val="Normal"/>
    <w:rsid w:val="00FC7626"/>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FC7626"/>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FC7626"/>
    <w:rPr>
      <w:rFonts w:ascii="Arial" w:eastAsia="Times New Roman" w:hAnsi="Arial" w:cs="Arial"/>
      <w:vanish/>
      <w:sz w:val="16"/>
      <w:szCs w:val="16"/>
    </w:rPr>
  </w:style>
  <w:style w:type="paragraph" w:customStyle="1" w:styleId="Caption1">
    <w:name w:val="Caption1"/>
    <w:basedOn w:val="Normal"/>
    <w:rsid w:val="00FC7626"/>
    <w:pPr>
      <w:spacing w:before="100" w:beforeAutospacing="1" w:after="100" w:afterAutospacing="1"/>
    </w:pPr>
  </w:style>
  <w:style w:type="paragraph" w:styleId="z-BottomofForm">
    <w:name w:val="HTML Bottom of Form"/>
    <w:basedOn w:val="Normal"/>
    <w:next w:val="Normal"/>
    <w:link w:val="z-BottomofFormChar"/>
    <w:hidden/>
    <w:uiPriority w:val="99"/>
    <w:semiHidden/>
    <w:unhideWhenUsed/>
    <w:rsid w:val="00FC7626"/>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FC7626"/>
    <w:rPr>
      <w:rFonts w:ascii="Arial" w:eastAsia="Times New Roman" w:hAnsi="Arial" w:cs="Arial"/>
      <w:vanish/>
      <w:sz w:val="16"/>
      <w:szCs w:val="16"/>
    </w:rPr>
  </w:style>
  <w:style w:type="character" w:customStyle="1" w:styleId="a-list-item">
    <w:name w:val="a-list-item"/>
    <w:basedOn w:val="DefaultParagraphFont"/>
    <w:rsid w:val="001F6277"/>
  </w:style>
  <w:style w:type="character" w:customStyle="1" w:styleId="a-text-bold">
    <w:name w:val="a-text-bold"/>
    <w:basedOn w:val="DefaultParagraphFont"/>
    <w:rsid w:val="001F6277"/>
  </w:style>
  <w:style w:type="character" w:customStyle="1" w:styleId="doilabel">
    <w:name w:val="doi__label"/>
    <w:basedOn w:val="DefaultParagraphFont"/>
    <w:rsid w:val="0092744F"/>
  </w:style>
  <w:style w:type="paragraph" w:customStyle="1" w:styleId="paper-meta-item">
    <w:name w:val="paper-meta-item"/>
    <w:basedOn w:val="Normal"/>
    <w:rsid w:val="0092744F"/>
    <w:pPr>
      <w:spacing w:before="100" w:beforeAutospacing="1" w:after="100" w:afterAutospacing="1"/>
    </w:pPr>
  </w:style>
  <w:style w:type="character" w:customStyle="1" w:styleId="author-list">
    <w:name w:val="author-list"/>
    <w:basedOn w:val="DefaultParagraphFont"/>
    <w:rsid w:val="0092744F"/>
  </w:style>
  <w:style w:type="character" w:customStyle="1" w:styleId="cl-buttonlabel">
    <w:name w:val="cl-button__label"/>
    <w:basedOn w:val="DefaultParagraphFont"/>
    <w:rsid w:val="0092744F"/>
  </w:style>
  <w:style w:type="character" w:customStyle="1" w:styleId="icon-button-text">
    <w:name w:val="icon-button-text"/>
    <w:basedOn w:val="DefaultParagraphFont"/>
    <w:rsid w:val="0092744F"/>
  </w:style>
  <w:style w:type="table" w:customStyle="1" w:styleId="TableGrid0">
    <w:name w:val="Table Grid0"/>
    <w:basedOn w:val="TableNormal"/>
    <w:uiPriority w:val="59"/>
    <w:rsid w:val="00A514BB"/>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portNumber">
    <w:name w:val="Report Number"/>
    <w:basedOn w:val="Normal"/>
    <w:rsid w:val="00A514BB"/>
    <w:rPr>
      <w:rFonts w:asciiTheme="minorHAnsi" w:hAnsiTheme="minorHAnsi"/>
      <w:sz w:val="2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on">
    <w:name w:val="Revision"/>
    <w:hidden/>
    <w:uiPriority w:val="99"/>
    <w:semiHidden/>
    <w:rsid w:val="007005C8"/>
    <w:pPr>
      <w:spacing w:after="0" w:line="240" w:lineRule="auto"/>
    </w:pPr>
    <w:rPr>
      <w:rFonts w:ascii="Times New Roman" w:eastAsia="Times New Roman" w:hAnsi="Times New Roman" w:cs="Times New Roman"/>
      <w:sz w:val="24"/>
      <w:szCs w:val="24"/>
    </w:rPr>
  </w:style>
  <w:style w:type="character" w:customStyle="1" w:styleId="accordion-tabbedtab-mobile">
    <w:name w:val="accordion-tabbed__tab-mobile"/>
    <w:basedOn w:val="DefaultParagraphFont"/>
    <w:rsid w:val="004308FB"/>
  </w:style>
  <w:style w:type="character" w:customStyle="1" w:styleId="comma-separator">
    <w:name w:val="comma-separator"/>
    <w:basedOn w:val="DefaultParagraphFont"/>
    <w:rsid w:val="004308FB"/>
  </w:style>
  <w:style w:type="character" w:customStyle="1" w:styleId="inlineblock">
    <w:name w:val="inlineblock"/>
    <w:basedOn w:val="DefaultParagraphFont"/>
    <w:rsid w:val="00627B05"/>
  </w:style>
  <w:style w:type="character" w:customStyle="1" w:styleId="sciprofiles-linkname">
    <w:name w:val="sciprofiles-link__name"/>
    <w:basedOn w:val="DefaultParagraphFont"/>
    <w:rsid w:val="00627B05"/>
  </w:style>
  <w:style w:type="character" w:customStyle="1" w:styleId="Heading3Char">
    <w:name w:val="Heading 3 Char"/>
    <w:basedOn w:val="DefaultParagraphFont"/>
    <w:link w:val="Heading3"/>
    <w:uiPriority w:val="9"/>
    <w:rsid w:val="00A241CA"/>
    <w:rPr>
      <w:rFonts w:asciiTheme="majorHAnsi" w:eastAsiaTheme="majorEastAsia" w:hAnsiTheme="majorHAnsi" w:cstheme="majorBidi"/>
      <w:i/>
      <w:color w:val="1F3763" w:themeColor="accent1" w:themeShade="7F"/>
      <w:sz w:val="28"/>
      <w:szCs w:val="24"/>
    </w:rPr>
  </w:style>
  <w:style w:type="paragraph" w:styleId="Caption">
    <w:name w:val="caption"/>
    <w:basedOn w:val="Normal"/>
    <w:next w:val="Normal"/>
    <w:uiPriority w:val="35"/>
    <w:unhideWhenUsed/>
    <w:qFormat/>
    <w:rsid w:val="00C4270B"/>
    <w:pPr>
      <w:spacing w:after="200"/>
    </w:pPr>
    <w:rPr>
      <w:rFonts w:asciiTheme="minorHAnsi" w:eastAsiaTheme="minorEastAsia" w:hAnsiTheme="minorHAnsi" w:cstheme="minorBidi"/>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3930">
      <w:bodyDiv w:val="1"/>
      <w:marLeft w:val="0"/>
      <w:marRight w:val="0"/>
      <w:marTop w:val="0"/>
      <w:marBottom w:val="0"/>
      <w:divBdr>
        <w:top w:val="none" w:sz="0" w:space="0" w:color="auto"/>
        <w:left w:val="none" w:sz="0" w:space="0" w:color="auto"/>
        <w:bottom w:val="none" w:sz="0" w:space="0" w:color="auto"/>
        <w:right w:val="none" w:sz="0" w:space="0" w:color="auto"/>
      </w:divBdr>
    </w:div>
    <w:div w:id="34045442">
      <w:bodyDiv w:val="1"/>
      <w:marLeft w:val="0"/>
      <w:marRight w:val="0"/>
      <w:marTop w:val="0"/>
      <w:marBottom w:val="0"/>
      <w:divBdr>
        <w:top w:val="none" w:sz="0" w:space="0" w:color="auto"/>
        <w:left w:val="none" w:sz="0" w:space="0" w:color="auto"/>
        <w:bottom w:val="none" w:sz="0" w:space="0" w:color="auto"/>
        <w:right w:val="none" w:sz="0" w:space="0" w:color="auto"/>
      </w:divBdr>
    </w:div>
    <w:div w:id="39593002">
      <w:bodyDiv w:val="1"/>
      <w:marLeft w:val="0"/>
      <w:marRight w:val="0"/>
      <w:marTop w:val="0"/>
      <w:marBottom w:val="0"/>
      <w:divBdr>
        <w:top w:val="none" w:sz="0" w:space="0" w:color="auto"/>
        <w:left w:val="none" w:sz="0" w:space="0" w:color="auto"/>
        <w:bottom w:val="none" w:sz="0" w:space="0" w:color="auto"/>
        <w:right w:val="none" w:sz="0" w:space="0" w:color="auto"/>
      </w:divBdr>
    </w:div>
    <w:div w:id="42213402">
      <w:bodyDiv w:val="1"/>
      <w:marLeft w:val="0"/>
      <w:marRight w:val="0"/>
      <w:marTop w:val="0"/>
      <w:marBottom w:val="0"/>
      <w:divBdr>
        <w:top w:val="none" w:sz="0" w:space="0" w:color="auto"/>
        <w:left w:val="none" w:sz="0" w:space="0" w:color="auto"/>
        <w:bottom w:val="none" w:sz="0" w:space="0" w:color="auto"/>
        <w:right w:val="none" w:sz="0" w:space="0" w:color="auto"/>
      </w:divBdr>
    </w:div>
    <w:div w:id="97453713">
      <w:bodyDiv w:val="1"/>
      <w:marLeft w:val="0"/>
      <w:marRight w:val="0"/>
      <w:marTop w:val="0"/>
      <w:marBottom w:val="0"/>
      <w:divBdr>
        <w:top w:val="none" w:sz="0" w:space="0" w:color="auto"/>
        <w:left w:val="none" w:sz="0" w:space="0" w:color="auto"/>
        <w:bottom w:val="none" w:sz="0" w:space="0" w:color="auto"/>
        <w:right w:val="none" w:sz="0" w:space="0" w:color="auto"/>
      </w:divBdr>
      <w:divsChild>
        <w:div w:id="1384325575">
          <w:marLeft w:val="547"/>
          <w:marRight w:val="0"/>
          <w:marTop w:val="0"/>
          <w:marBottom w:val="0"/>
          <w:divBdr>
            <w:top w:val="none" w:sz="0" w:space="0" w:color="auto"/>
            <w:left w:val="none" w:sz="0" w:space="0" w:color="auto"/>
            <w:bottom w:val="none" w:sz="0" w:space="0" w:color="auto"/>
            <w:right w:val="none" w:sz="0" w:space="0" w:color="auto"/>
          </w:divBdr>
        </w:div>
        <w:div w:id="968243947">
          <w:marLeft w:val="547"/>
          <w:marRight w:val="0"/>
          <w:marTop w:val="0"/>
          <w:marBottom w:val="0"/>
          <w:divBdr>
            <w:top w:val="none" w:sz="0" w:space="0" w:color="auto"/>
            <w:left w:val="none" w:sz="0" w:space="0" w:color="auto"/>
            <w:bottom w:val="none" w:sz="0" w:space="0" w:color="auto"/>
            <w:right w:val="none" w:sz="0" w:space="0" w:color="auto"/>
          </w:divBdr>
        </w:div>
        <w:div w:id="321666009">
          <w:marLeft w:val="547"/>
          <w:marRight w:val="0"/>
          <w:marTop w:val="0"/>
          <w:marBottom w:val="0"/>
          <w:divBdr>
            <w:top w:val="none" w:sz="0" w:space="0" w:color="auto"/>
            <w:left w:val="none" w:sz="0" w:space="0" w:color="auto"/>
            <w:bottom w:val="none" w:sz="0" w:space="0" w:color="auto"/>
            <w:right w:val="none" w:sz="0" w:space="0" w:color="auto"/>
          </w:divBdr>
        </w:div>
      </w:divsChild>
    </w:div>
    <w:div w:id="106240098">
      <w:bodyDiv w:val="1"/>
      <w:marLeft w:val="0"/>
      <w:marRight w:val="0"/>
      <w:marTop w:val="0"/>
      <w:marBottom w:val="0"/>
      <w:divBdr>
        <w:top w:val="none" w:sz="0" w:space="0" w:color="auto"/>
        <w:left w:val="none" w:sz="0" w:space="0" w:color="auto"/>
        <w:bottom w:val="none" w:sz="0" w:space="0" w:color="auto"/>
        <w:right w:val="none" w:sz="0" w:space="0" w:color="auto"/>
      </w:divBdr>
    </w:div>
    <w:div w:id="170532081">
      <w:bodyDiv w:val="1"/>
      <w:marLeft w:val="0"/>
      <w:marRight w:val="0"/>
      <w:marTop w:val="0"/>
      <w:marBottom w:val="0"/>
      <w:divBdr>
        <w:top w:val="none" w:sz="0" w:space="0" w:color="auto"/>
        <w:left w:val="none" w:sz="0" w:space="0" w:color="auto"/>
        <w:bottom w:val="none" w:sz="0" w:space="0" w:color="auto"/>
        <w:right w:val="none" w:sz="0" w:space="0" w:color="auto"/>
      </w:divBdr>
    </w:div>
    <w:div w:id="197592898">
      <w:bodyDiv w:val="1"/>
      <w:marLeft w:val="0"/>
      <w:marRight w:val="0"/>
      <w:marTop w:val="0"/>
      <w:marBottom w:val="0"/>
      <w:divBdr>
        <w:top w:val="none" w:sz="0" w:space="0" w:color="auto"/>
        <w:left w:val="none" w:sz="0" w:space="0" w:color="auto"/>
        <w:bottom w:val="none" w:sz="0" w:space="0" w:color="auto"/>
        <w:right w:val="none" w:sz="0" w:space="0" w:color="auto"/>
      </w:divBdr>
    </w:div>
    <w:div w:id="199444325">
      <w:bodyDiv w:val="1"/>
      <w:marLeft w:val="0"/>
      <w:marRight w:val="0"/>
      <w:marTop w:val="0"/>
      <w:marBottom w:val="0"/>
      <w:divBdr>
        <w:top w:val="none" w:sz="0" w:space="0" w:color="auto"/>
        <w:left w:val="none" w:sz="0" w:space="0" w:color="auto"/>
        <w:bottom w:val="none" w:sz="0" w:space="0" w:color="auto"/>
        <w:right w:val="none" w:sz="0" w:space="0" w:color="auto"/>
      </w:divBdr>
    </w:div>
    <w:div w:id="210113215">
      <w:bodyDiv w:val="1"/>
      <w:marLeft w:val="0"/>
      <w:marRight w:val="0"/>
      <w:marTop w:val="0"/>
      <w:marBottom w:val="0"/>
      <w:divBdr>
        <w:top w:val="none" w:sz="0" w:space="0" w:color="auto"/>
        <w:left w:val="none" w:sz="0" w:space="0" w:color="auto"/>
        <w:bottom w:val="none" w:sz="0" w:space="0" w:color="auto"/>
        <w:right w:val="none" w:sz="0" w:space="0" w:color="auto"/>
      </w:divBdr>
    </w:div>
    <w:div w:id="225117128">
      <w:bodyDiv w:val="1"/>
      <w:marLeft w:val="0"/>
      <w:marRight w:val="0"/>
      <w:marTop w:val="0"/>
      <w:marBottom w:val="0"/>
      <w:divBdr>
        <w:top w:val="none" w:sz="0" w:space="0" w:color="auto"/>
        <w:left w:val="none" w:sz="0" w:space="0" w:color="auto"/>
        <w:bottom w:val="none" w:sz="0" w:space="0" w:color="auto"/>
        <w:right w:val="none" w:sz="0" w:space="0" w:color="auto"/>
      </w:divBdr>
    </w:div>
    <w:div w:id="239876660">
      <w:bodyDiv w:val="1"/>
      <w:marLeft w:val="0"/>
      <w:marRight w:val="0"/>
      <w:marTop w:val="0"/>
      <w:marBottom w:val="0"/>
      <w:divBdr>
        <w:top w:val="none" w:sz="0" w:space="0" w:color="auto"/>
        <w:left w:val="none" w:sz="0" w:space="0" w:color="auto"/>
        <w:bottom w:val="none" w:sz="0" w:space="0" w:color="auto"/>
        <w:right w:val="none" w:sz="0" w:space="0" w:color="auto"/>
      </w:divBdr>
      <w:divsChild>
        <w:div w:id="1334336792">
          <w:marLeft w:val="0"/>
          <w:marRight w:val="0"/>
          <w:marTop w:val="0"/>
          <w:marBottom w:val="0"/>
          <w:divBdr>
            <w:top w:val="single" w:sz="2" w:space="0" w:color="D9D9E3"/>
            <w:left w:val="single" w:sz="2" w:space="0" w:color="D9D9E3"/>
            <w:bottom w:val="single" w:sz="2" w:space="0" w:color="D9D9E3"/>
            <w:right w:val="single" w:sz="2" w:space="0" w:color="D9D9E3"/>
          </w:divBdr>
          <w:divsChild>
            <w:div w:id="433793863">
              <w:marLeft w:val="0"/>
              <w:marRight w:val="0"/>
              <w:marTop w:val="0"/>
              <w:marBottom w:val="0"/>
              <w:divBdr>
                <w:top w:val="single" w:sz="2" w:space="0" w:color="D9D9E3"/>
                <w:left w:val="single" w:sz="2" w:space="0" w:color="D9D9E3"/>
                <w:bottom w:val="single" w:sz="2" w:space="0" w:color="D9D9E3"/>
                <w:right w:val="single" w:sz="2" w:space="0" w:color="D9D9E3"/>
              </w:divBdr>
              <w:divsChild>
                <w:div w:id="1437866680">
                  <w:marLeft w:val="0"/>
                  <w:marRight w:val="0"/>
                  <w:marTop w:val="0"/>
                  <w:marBottom w:val="0"/>
                  <w:divBdr>
                    <w:top w:val="single" w:sz="2" w:space="0" w:color="D9D9E3"/>
                    <w:left w:val="single" w:sz="2" w:space="0" w:color="D9D9E3"/>
                    <w:bottom w:val="single" w:sz="2" w:space="0" w:color="D9D9E3"/>
                    <w:right w:val="single" w:sz="2" w:space="0" w:color="D9D9E3"/>
                  </w:divBdr>
                  <w:divsChild>
                    <w:div w:id="207643010">
                      <w:marLeft w:val="0"/>
                      <w:marRight w:val="0"/>
                      <w:marTop w:val="0"/>
                      <w:marBottom w:val="0"/>
                      <w:divBdr>
                        <w:top w:val="single" w:sz="2" w:space="0" w:color="D9D9E3"/>
                        <w:left w:val="single" w:sz="2" w:space="0" w:color="D9D9E3"/>
                        <w:bottom w:val="single" w:sz="2" w:space="0" w:color="D9D9E3"/>
                        <w:right w:val="single" w:sz="2" w:space="0" w:color="D9D9E3"/>
                      </w:divBdr>
                      <w:divsChild>
                        <w:div w:id="19741190">
                          <w:marLeft w:val="0"/>
                          <w:marRight w:val="0"/>
                          <w:marTop w:val="0"/>
                          <w:marBottom w:val="0"/>
                          <w:divBdr>
                            <w:top w:val="single" w:sz="2" w:space="0" w:color="auto"/>
                            <w:left w:val="single" w:sz="2" w:space="0" w:color="auto"/>
                            <w:bottom w:val="single" w:sz="6" w:space="0" w:color="auto"/>
                            <w:right w:val="single" w:sz="2" w:space="0" w:color="auto"/>
                          </w:divBdr>
                          <w:divsChild>
                            <w:div w:id="1165241223">
                              <w:marLeft w:val="0"/>
                              <w:marRight w:val="0"/>
                              <w:marTop w:val="100"/>
                              <w:marBottom w:val="100"/>
                              <w:divBdr>
                                <w:top w:val="single" w:sz="2" w:space="0" w:color="D9D9E3"/>
                                <w:left w:val="single" w:sz="2" w:space="0" w:color="D9D9E3"/>
                                <w:bottom w:val="single" w:sz="2" w:space="0" w:color="D9D9E3"/>
                                <w:right w:val="single" w:sz="2" w:space="0" w:color="D9D9E3"/>
                              </w:divBdr>
                              <w:divsChild>
                                <w:div w:id="670571207">
                                  <w:marLeft w:val="0"/>
                                  <w:marRight w:val="0"/>
                                  <w:marTop w:val="0"/>
                                  <w:marBottom w:val="0"/>
                                  <w:divBdr>
                                    <w:top w:val="single" w:sz="2" w:space="0" w:color="D9D9E3"/>
                                    <w:left w:val="single" w:sz="2" w:space="0" w:color="D9D9E3"/>
                                    <w:bottom w:val="single" w:sz="2" w:space="0" w:color="D9D9E3"/>
                                    <w:right w:val="single" w:sz="2" w:space="0" w:color="D9D9E3"/>
                                  </w:divBdr>
                                  <w:divsChild>
                                    <w:div w:id="302321125">
                                      <w:marLeft w:val="0"/>
                                      <w:marRight w:val="0"/>
                                      <w:marTop w:val="0"/>
                                      <w:marBottom w:val="0"/>
                                      <w:divBdr>
                                        <w:top w:val="single" w:sz="2" w:space="0" w:color="D9D9E3"/>
                                        <w:left w:val="single" w:sz="2" w:space="0" w:color="D9D9E3"/>
                                        <w:bottom w:val="single" w:sz="2" w:space="0" w:color="D9D9E3"/>
                                        <w:right w:val="single" w:sz="2" w:space="0" w:color="D9D9E3"/>
                                      </w:divBdr>
                                      <w:divsChild>
                                        <w:div w:id="117186416">
                                          <w:marLeft w:val="0"/>
                                          <w:marRight w:val="0"/>
                                          <w:marTop w:val="0"/>
                                          <w:marBottom w:val="0"/>
                                          <w:divBdr>
                                            <w:top w:val="single" w:sz="2" w:space="0" w:color="D9D9E3"/>
                                            <w:left w:val="single" w:sz="2" w:space="0" w:color="D9D9E3"/>
                                            <w:bottom w:val="single" w:sz="2" w:space="0" w:color="D9D9E3"/>
                                            <w:right w:val="single" w:sz="2" w:space="0" w:color="D9D9E3"/>
                                          </w:divBdr>
                                          <w:divsChild>
                                            <w:div w:id="10461060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59320854">
          <w:marLeft w:val="0"/>
          <w:marRight w:val="0"/>
          <w:marTop w:val="0"/>
          <w:marBottom w:val="0"/>
          <w:divBdr>
            <w:top w:val="none" w:sz="0" w:space="0" w:color="auto"/>
            <w:left w:val="none" w:sz="0" w:space="0" w:color="auto"/>
            <w:bottom w:val="none" w:sz="0" w:space="0" w:color="auto"/>
            <w:right w:val="none" w:sz="0" w:space="0" w:color="auto"/>
          </w:divBdr>
          <w:divsChild>
            <w:div w:id="41176307">
              <w:marLeft w:val="0"/>
              <w:marRight w:val="0"/>
              <w:marTop w:val="0"/>
              <w:marBottom w:val="0"/>
              <w:divBdr>
                <w:top w:val="single" w:sz="2" w:space="0" w:color="D9D9E3"/>
                <w:left w:val="single" w:sz="2" w:space="0" w:color="D9D9E3"/>
                <w:bottom w:val="single" w:sz="2" w:space="0" w:color="D9D9E3"/>
                <w:right w:val="single" w:sz="2" w:space="0" w:color="D9D9E3"/>
              </w:divBdr>
              <w:divsChild>
                <w:div w:id="1987272591">
                  <w:marLeft w:val="0"/>
                  <w:marRight w:val="0"/>
                  <w:marTop w:val="0"/>
                  <w:marBottom w:val="0"/>
                  <w:divBdr>
                    <w:top w:val="single" w:sz="2" w:space="0" w:color="D9D9E3"/>
                    <w:left w:val="single" w:sz="2" w:space="0" w:color="D9D9E3"/>
                    <w:bottom w:val="single" w:sz="2" w:space="0" w:color="D9D9E3"/>
                    <w:right w:val="single" w:sz="2" w:space="0" w:color="D9D9E3"/>
                  </w:divBdr>
                  <w:divsChild>
                    <w:div w:id="7220911">
                      <w:marLeft w:val="0"/>
                      <w:marRight w:val="0"/>
                      <w:marTop w:val="0"/>
                      <w:marBottom w:val="0"/>
                      <w:divBdr>
                        <w:top w:val="single" w:sz="2" w:space="0" w:color="D9D9E3"/>
                        <w:left w:val="single" w:sz="2" w:space="0" w:color="D9D9E3"/>
                        <w:bottom w:val="single" w:sz="2" w:space="0" w:color="D9D9E3"/>
                        <w:right w:val="single" w:sz="2" w:space="0" w:color="D9D9E3"/>
                      </w:divBdr>
                      <w:divsChild>
                        <w:div w:id="2000880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41837861">
      <w:bodyDiv w:val="1"/>
      <w:marLeft w:val="0"/>
      <w:marRight w:val="0"/>
      <w:marTop w:val="0"/>
      <w:marBottom w:val="0"/>
      <w:divBdr>
        <w:top w:val="none" w:sz="0" w:space="0" w:color="auto"/>
        <w:left w:val="none" w:sz="0" w:space="0" w:color="auto"/>
        <w:bottom w:val="none" w:sz="0" w:space="0" w:color="auto"/>
        <w:right w:val="none" w:sz="0" w:space="0" w:color="auto"/>
      </w:divBdr>
    </w:div>
    <w:div w:id="242836055">
      <w:bodyDiv w:val="1"/>
      <w:marLeft w:val="0"/>
      <w:marRight w:val="0"/>
      <w:marTop w:val="0"/>
      <w:marBottom w:val="0"/>
      <w:divBdr>
        <w:top w:val="none" w:sz="0" w:space="0" w:color="auto"/>
        <w:left w:val="none" w:sz="0" w:space="0" w:color="auto"/>
        <w:bottom w:val="none" w:sz="0" w:space="0" w:color="auto"/>
        <w:right w:val="none" w:sz="0" w:space="0" w:color="auto"/>
      </w:divBdr>
      <w:divsChild>
        <w:div w:id="2121218756">
          <w:marLeft w:val="0"/>
          <w:marRight w:val="0"/>
          <w:marTop w:val="450"/>
          <w:marBottom w:val="0"/>
          <w:divBdr>
            <w:top w:val="none" w:sz="0" w:space="0" w:color="auto"/>
            <w:left w:val="none" w:sz="0" w:space="0" w:color="auto"/>
            <w:bottom w:val="none" w:sz="0" w:space="0" w:color="auto"/>
            <w:right w:val="none" w:sz="0" w:space="0" w:color="auto"/>
          </w:divBdr>
        </w:div>
      </w:divsChild>
    </w:div>
    <w:div w:id="260844312">
      <w:bodyDiv w:val="1"/>
      <w:marLeft w:val="0"/>
      <w:marRight w:val="0"/>
      <w:marTop w:val="0"/>
      <w:marBottom w:val="0"/>
      <w:divBdr>
        <w:top w:val="none" w:sz="0" w:space="0" w:color="auto"/>
        <w:left w:val="none" w:sz="0" w:space="0" w:color="auto"/>
        <w:bottom w:val="none" w:sz="0" w:space="0" w:color="auto"/>
        <w:right w:val="none" w:sz="0" w:space="0" w:color="auto"/>
      </w:divBdr>
    </w:div>
    <w:div w:id="265769210">
      <w:bodyDiv w:val="1"/>
      <w:marLeft w:val="0"/>
      <w:marRight w:val="0"/>
      <w:marTop w:val="0"/>
      <w:marBottom w:val="0"/>
      <w:divBdr>
        <w:top w:val="none" w:sz="0" w:space="0" w:color="auto"/>
        <w:left w:val="none" w:sz="0" w:space="0" w:color="auto"/>
        <w:bottom w:val="none" w:sz="0" w:space="0" w:color="auto"/>
        <w:right w:val="none" w:sz="0" w:space="0" w:color="auto"/>
      </w:divBdr>
    </w:div>
    <w:div w:id="271977507">
      <w:bodyDiv w:val="1"/>
      <w:marLeft w:val="0"/>
      <w:marRight w:val="0"/>
      <w:marTop w:val="0"/>
      <w:marBottom w:val="0"/>
      <w:divBdr>
        <w:top w:val="none" w:sz="0" w:space="0" w:color="auto"/>
        <w:left w:val="none" w:sz="0" w:space="0" w:color="auto"/>
        <w:bottom w:val="none" w:sz="0" w:space="0" w:color="auto"/>
        <w:right w:val="none" w:sz="0" w:space="0" w:color="auto"/>
      </w:divBdr>
      <w:divsChild>
        <w:div w:id="105466545">
          <w:marLeft w:val="-300"/>
          <w:marRight w:val="-300"/>
          <w:marTop w:val="0"/>
          <w:marBottom w:val="0"/>
          <w:divBdr>
            <w:top w:val="none" w:sz="0" w:space="0" w:color="auto"/>
            <w:left w:val="none" w:sz="0" w:space="0" w:color="auto"/>
            <w:bottom w:val="none" w:sz="0" w:space="0" w:color="auto"/>
            <w:right w:val="none" w:sz="0" w:space="0" w:color="auto"/>
          </w:divBdr>
          <w:divsChild>
            <w:div w:id="854418715">
              <w:marLeft w:val="300"/>
              <w:marRight w:val="300"/>
              <w:marTop w:val="0"/>
              <w:marBottom w:val="0"/>
              <w:divBdr>
                <w:top w:val="none" w:sz="0" w:space="0" w:color="auto"/>
                <w:left w:val="none" w:sz="0" w:space="0" w:color="auto"/>
                <w:bottom w:val="none" w:sz="0" w:space="0" w:color="auto"/>
                <w:right w:val="none" w:sz="0" w:space="0" w:color="auto"/>
              </w:divBdr>
              <w:divsChild>
                <w:div w:id="723025026">
                  <w:marLeft w:val="0"/>
                  <w:marRight w:val="0"/>
                  <w:marTop w:val="330"/>
                  <w:marBottom w:val="75"/>
                  <w:divBdr>
                    <w:top w:val="none" w:sz="0" w:space="0" w:color="auto"/>
                    <w:left w:val="none" w:sz="0" w:space="0" w:color="auto"/>
                    <w:bottom w:val="none" w:sz="0" w:space="0" w:color="auto"/>
                    <w:right w:val="none" w:sz="0" w:space="0" w:color="auto"/>
                  </w:divBdr>
                </w:div>
              </w:divsChild>
            </w:div>
            <w:div w:id="1739941648">
              <w:marLeft w:val="300"/>
              <w:marRight w:val="300"/>
              <w:marTop w:val="0"/>
              <w:marBottom w:val="0"/>
              <w:divBdr>
                <w:top w:val="none" w:sz="0" w:space="0" w:color="auto"/>
                <w:left w:val="none" w:sz="0" w:space="0" w:color="auto"/>
                <w:bottom w:val="none" w:sz="0" w:space="0" w:color="auto"/>
                <w:right w:val="none" w:sz="0" w:space="0" w:color="auto"/>
              </w:divBdr>
            </w:div>
          </w:divsChild>
        </w:div>
        <w:div w:id="1396466259">
          <w:marLeft w:val="-300"/>
          <w:marRight w:val="-300"/>
          <w:marTop w:val="0"/>
          <w:marBottom w:val="0"/>
          <w:divBdr>
            <w:top w:val="none" w:sz="0" w:space="0" w:color="auto"/>
            <w:left w:val="none" w:sz="0" w:space="0" w:color="auto"/>
            <w:bottom w:val="none" w:sz="0" w:space="0" w:color="auto"/>
            <w:right w:val="none" w:sz="0" w:space="0" w:color="auto"/>
          </w:divBdr>
          <w:divsChild>
            <w:div w:id="623730073">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 w:id="291520227">
      <w:bodyDiv w:val="1"/>
      <w:marLeft w:val="0"/>
      <w:marRight w:val="0"/>
      <w:marTop w:val="0"/>
      <w:marBottom w:val="0"/>
      <w:divBdr>
        <w:top w:val="none" w:sz="0" w:space="0" w:color="auto"/>
        <w:left w:val="none" w:sz="0" w:space="0" w:color="auto"/>
        <w:bottom w:val="none" w:sz="0" w:space="0" w:color="auto"/>
        <w:right w:val="none" w:sz="0" w:space="0" w:color="auto"/>
      </w:divBdr>
    </w:div>
    <w:div w:id="292367242">
      <w:bodyDiv w:val="1"/>
      <w:marLeft w:val="0"/>
      <w:marRight w:val="0"/>
      <w:marTop w:val="0"/>
      <w:marBottom w:val="0"/>
      <w:divBdr>
        <w:top w:val="none" w:sz="0" w:space="0" w:color="auto"/>
        <w:left w:val="none" w:sz="0" w:space="0" w:color="auto"/>
        <w:bottom w:val="none" w:sz="0" w:space="0" w:color="auto"/>
        <w:right w:val="none" w:sz="0" w:space="0" w:color="auto"/>
      </w:divBdr>
    </w:div>
    <w:div w:id="293370286">
      <w:bodyDiv w:val="1"/>
      <w:marLeft w:val="0"/>
      <w:marRight w:val="0"/>
      <w:marTop w:val="0"/>
      <w:marBottom w:val="0"/>
      <w:divBdr>
        <w:top w:val="none" w:sz="0" w:space="0" w:color="auto"/>
        <w:left w:val="none" w:sz="0" w:space="0" w:color="auto"/>
        <w:bottom w:val="none" w:sz="0" w:space="0" w:color="auto"/>
        <w:right w:val="none" w:sz="0" w:space="0" w:color="auto"/>
      </w:divBdr>
      <w:divsChild>
        <w:div w:id="1740637464">
          <w:marLeft w:val="547"/>
          <w:marRight w:val="0"/>
          <w:marTop w:val="0"/>
          <w:marBottom w:val="0"/>
          <w:divBdr>
            <w:top w:val="none" w:sz="0" w:space="0" w:color="auto"/>
            <w:left w:val="none" w:sz="0" w:space="0" w:color="auto"/>
            <w:bottom w:val="none" w:sz="0" w:space="0" w:color="auto"/>
            <w:right w:val="none" w:sz="0" w:space="0" w:color="auto"/>
          </w:divBdr>
        </w:div>
        <w:div w:id="676538375">
          <w:marLeft w:val="547"/>
          <w:marRight w:val="0"/>
          <w:marTop w:val="0"/>
          <w:marBottom w:val="0"/>
          <w:divBdr>
            <w:top w:val="none" w:sz="0" w:space="0" w:color="auto"/>
            <w:left w:val="none" w:sz="0" w:space="0" w:color="auto"/>
            <w:bottom w:val="none" w:sz="0" w:space="0" w:color="auto"/>
            <w:right w:val="none" w:sz="0" w:space="0" w:color="auto"/>
          </w:divBdr>
        </w:div>
        <w:div w:id="1969432823">
          <w:marLeft w:val="547"/>
          <w:marRight w:val="0"/>
          <w:marTop w:val="0"/>
          <w:marBottom w:val="0"/>
          <w:divBdr>
            <w:top w:val="none" w:sz="0" w:space="0" w:color="auto"/>
            <w:left w:val="none" w:sz="0" w:space="0" w:color="auto"/>
            <w:bottom w:val="none" w:sz="0" w:space="0" w:color="auto"/>
            <w:right w:val="none" w:sz="0" w:space="0" w:color="auto"/>
          </w:divBdr>
        </w:div>
      </w:divsChild>
    </w:div>
    <w:div w:id="325482173">
      <w:bodyDiv w:val="1"/>
      <w:marLeft w:val="0"/>
      <w:marRight w:val="0"/>
      <w:marTop w:val="0"/>
      <w:marBottom w:val="0"/>
      <w:divBdr>
        <w:top w:val="none" w:sz="0" w:space="0" w:color="auto"/>
        <w:left w:val="none" w:sz="0" w:space="0" w:color="auto"/>
        <w:bottom w:val="none" w:sz="0" w:space="0" w:color="auto"/>
        <w:right w:val="none" w:sz="0" w:space="0" w:color="auto"/>
      </w:divBdr>
    </w:div>
    <w:div w:id="438645746">
      <w:bodyDiv w:val="1"/>
      <w:marLeft w:val="0"/>
      <w:marRight w:val="0"/>
      <w:marTop w:val="0"/>
      <w:marBottom w:val="0"/>
      <w:divBdr>
        <w:top w:val="none" w:sz="0" w:space="0" w:color="auto"/>
        <w:left w:val="none" w:sz="0" w:space="0" w:color="auto"/>
        <w:bottom w:val="none" w:sz="0" w:space="0" w:color="auto"/>
        <w:right w:val="none" w:sz="0" w:space="0" w:color="auto"/>
      </w:divBdr>
    </w:div>
    <w:div w:id="554512248">
      <w:bodyDiv w:val="1"/>
      <w:marLeft w:val="0"/>
      <w:marRight w:val="0"/>
      <w:marTop w:val="0"/>
      <w:marBottom w:val="0"/>
      <w:divBdr>
        <w:top w:val="none" w:sz="0" w:space="0" w:color="auto"/>
        <w:left w:val="none" w:sz="0" w:space="0" w:color="auto"/>
        <w:bottom w:val="none" w:sz="0" w:space="0" w:color="auto"/>
        <w:right w:val="none" w:sz="0" w:space="0" w:color="auto"/>
      </w:divBdr>
    </w:div>
    <w:div w:id="597913649">
      <w:bodyDiv w:val="1"/>
      <w:marLeft w:val="0"/>
      <w:marRight w:val="0"/>
      <w:marTop w:val="0"/>
      <w:marBottom w:val="0"/>
      <w:divBdr>
        <w:top w:val="none" w:sz="0" w:space="0" w:color="auto"/>
        <w:left w:val="none" w:sz="0" w:space="0" w:color="auto"/>
        <w:bottom w:val="none" w:sz="0" w:space="0" w:color="auto"/>
        <w:right w:val="none" w:sz="0" w:space="0" w:color="auto"/>
      </w:divBdr>
    </w:div>
    <w:div w:id="698238816">
      <w:bodyDiv w:val="1"/>
      <w:marLeft w:val="0"/>
      <w:marRight w:val="0"/>
      <w:marTop w:val="0"/>
      <w:marBottom w:val="0"/>
      <w:divBdr>
        <w:top w:val="none" w:sz="0" w:space="0" w:color="auto"/>
        <w:left w:val="none" w:sz="0" w:space="0" w:color="auto"/>
        <w:bottom w:val="none" w:sz="0" w:space="0" w:color="auto"/>
        <w:right w:val="none" w:sz="0" w:space="0" w:color="auto"/>
      </w:divBdr>
    </w:div>
    <w:div w:id="759253013">
      <w:bodyDiv w:val="1"/>
      <w:marLeft w:val="0"/>
      <w:marRight w:val="0"/>
      <w:marTop w:val="0"/>
      <w:marBottom w:val="0"/>
      <w:divBdr>
        <w:top w:val="none" w:sz="0" w:space="0" w:color="auto"/>
        <w:left w:val="none" w:sz="0" w:space="0" w:color="auto"/>
        <w:bottom w:val="none" w:sz="0" w:space="0" w:color="auto"/>
        <w:right w:val="none" w:sz="0" w:space="0" w:color="auto"/>
      </w:divBdr>
    </w:div>
    <w:div w:id="800421568">
      <w:bodyDiv w:val="1"/>
      <w:marLeft w:val="0"/>
      <w:marRight w:val="0"/>
      <w:marTop w:val="0"/>
      <w:marBottom w:val="0"/>
      <w:divBdr>
        <w:top w:val="none" w:sz="0" w:space="0" w:color="auto"/>
        <w:left w:val="none" w:sz="0" w:space="0" w:color="auto"/>
        <w:bottom w:val="none" w:sz="0" w:space="0" w:color="auto"/>
        <w:right w:val="none" w:sz="0" w:space="0" w:color="auto"/>
      </w:divBdr>
    </w:div>
    <w:div w:id="817571154">
      <w:bodyDiv w:val="1"/>
      <w:marLeft w:val="0"/>
      <w:marRight w:val="0"/>
      <w:marTop w:val="0"/>
      <w:marBottom w:val="0"/>
      <w:divBdr>
        <w:top w:val="none" w:sz="0" w:space="0" w:color="auto"/>
        <w:left w:val="none" w:sz="0" w:space="0" w:color="auto"/>
        <w:bottom w:val="none" w:sz="0" w:space="0" w:color="auto"/>
        <w:right w:val="none" w:sz="0" w:space="0" w:color="auto"/>
      </w:divBdr>
    </w:div>
    <w:div w:id="843319713">
      <w:bodyDiv w:val="1"/>
      <w:marLeft w:val="0"/>
      <w:marRight w:val="0"/>
      <w:marTop w:val="0"/>
      <w:marBottom w:val="0"/>
      <w:divBdr>
        <w:top w:val="none" w:sz="0" w:space="0" w:color="auto"/>
        <w:left w:val="none" w:sz="0" w:space="0" w:color="auto"/>
        <w:bottom w:val="none" w:sz="0" w:space="0" w:color="auto"/>
        <w:right w:val="none" w:sz="0" w:space="0" w:color="auto"/>
      </w:divBdr>
    </w:div>
    <w:div w:id="853227260">
      <w:bodyDiv w:val="1"/>
      <w:marLeft w:val="0"/>
      <w:marRight w:val="0"/>
      <w:marTop w:val="0"/>
      <w:marBottom w:val="0"/>
      <w:divBdr>
        <w:top w:val="none" w:sz="0" w:space="0" w:color="auto"/>
        <w:left w:val="none" w:sz="0" w:space="0" w:color="auto"/>
        <w:bottom w:val="none" w:sz="0" w:space="0" w:color="auto"/>
        <w:right w:val="none" w:sz="0" w:space="0" w:color="auto"/>
      </w:divBdr>
      <w:divsChild>
        <w:div w:id="1398867170">
          <w:marLeft w:val="0"/>
          <w:marRight w:val="0"/>
          <w:marTop w:val="0"/>
          <w:marBottom w:val="0"/>
          <w:divBdr>
            <w:top w:val="none" w:sz="0" w:space="0" w:color="auto"/>
            <w:left w:val="none" w:sz="0" w:space="0" w:color="auto"/>
            <w:bottom w:val="none" w:sz="0" w:space="0" w:color="auto"/>
            <w:right w:val="none" w:sz="0" w:space="0" w:color="auto"/>
          </w:divBdr>
        </w:div>
        <w:div w:id="1041897832">
          <w:marLeft w:val="0"/>
          <w:marRight w:val="0"/>
          <w:marTop w:val="30"/>
          <w:marBottom w:val="0"/>
          <w:divBdr>
            <w:top w:val="single" w:sz="6" w:space="11" w:color="CCCCCC"/>
            <w:left w:val="single" w:sz="6" w:space="11" w:color="CCCCCC"/>
            <w:bottom w:val="single" w:sz="6" w:space="11" w:color="CCCCCC"/>
            <w:right w:val="single" w:sz="6" w:space="11" w:color="CCCCCC"/>
          </w:divBdr>
          <w:divsChild>
            <w:div w:id="424498352">
              <w:marLeft w:val="0"/>
              <w:marRight w:val="0"/>
              <w:marTop w:val="0"/>
              <w:marBottom w:val="105"/>
              <w:divBdr>
                <w:top w:val="none" w:sz="0" w:space="0" w:color="auto"/>
                <w:left w:val="none" w:sz="0" w:space="0" w:color="auto"/>
                <w:bottom w:val="none" w:sz="0" w:space="0" w:color="auto"/>
                <w:right w:val="none" w:sz="0" w:space="0" w:color="auto"/>
              </w:divBdr>
              <w:divsChild>
                <w:div w:id="1788625381">
                  <w:marLeft w:val="0"/>
                  <w:marRight w:val="0"/>
                  <w:marTop w:val="0"/>
                  <w:marBottom w:val="0"/>
                  <w:divBdr>
                    <w:top w:val="none" w:sz="0" w:space="0" w:color="auto"/>
                    <w:left w:val="none" w:sz="0" w:space="0" w:color="auto"/>
                    <w:bottom w:val="none" w:sz="0" w:space="0" w:color="auto"/>
                    <w:right w:val="none" w:sz="0" w:space="0" w:color="auto"/>
                  </w:divBdr>
                </w:div>
              </w:divsChild>
            </w:div>
            <w:div w:id="2031644691">
              <w:marLeft w:val="0"/>
              <w:marRight w:val="0"/>
              <w:marTop w:val="0"/>
              <w:marBottom w:val="0"/>
              <w:divBdr>
                <w:top w:val="none" w:sz="0" w:space="0" w:color="auto"/>
                <w:left w:val="none" w:sz="0" w:space="0" w:color="auto"/>
                <w:bottom w:val="none" w:sz="0" w:space="0" w:color="auto"/>
                <w:right w:val="none" w:sz="0" w:space="0" w:color="auto"/>
              </w:divBdr>
            </w:div>
          </w:divsChild>
        </w:div>
        <w:div w:id="817458010">
          <w:marLeft w:val="0"/>
          <w:marRight w:val="0"/>
          <w:marTop w:val="0"/>
          <w:marBottom w:val="0"/>
          <w:divBdr>
            <w:top w:val="none" w:sz="0" w:space="0" w:color="auto"/>
            <w:left w:val="none" w:sz="0" w:space="0" w:color="auto"/>
            <w:bottom w:val="none" w:sz="0" w:space="0" w:color="auto"/>
            <w:right w:val="none" w:sz="0" w:space="0" w:color="auto"/>
          </w:divBdr>
        </w:div>
        <w:div w:id="332337801">
          <w:marLeft w:val="0"/>
          <w:marRight w:val="0"/>
          <w:marTop w:val="0"/>
          <w:marBottom w:val="0"/>
          <w:divBdr>
            <w:top w:val="none" w:sz="0" w:space="0" w:color="auto"/>
            <w:left w:val="none" w:sz="0" w:space="0" w:color="auto"/>
            <w:bottom w:val="none" w:sz="0" w:space="0" w:color="auto"/>
            <w:right w:val="none" w:sz="0" w:space="0" w:color="auto"/>
          </w:divBdr>
        </w:div>
        <w:div w:id="800223508">
          <w:marLeft w:val="0"/>
          <w:marRight w:val="0"/>
          <w:marTop w:val="0"/>
          <w:marBottom w:val="0"/>
          <w:divBdr>
            <w:top w:val="none" w:sz="0" w:space="0" w:color="auto"/>
            <w:left w:val="none" w:sz="0" w:space="0" w:color="auto"/>
            <w:bottom w:val="none" w:sz="0" w:space="0" w:color="auto"/>
            <w:right w:val="none" w:sz="0" w:space="0" w:color="auto"/>
          </w:divBdr>
        </w:div>
        <w:div w:id="916476881">
          <w:marLeft w:val="0"/>
          <w:marRight w:val="0"/>
          <w:marTop w:val="0"/>
          <w:marBottom w:val="0"/>
          <w:divBdr>
            <w:top w:val="none" w:sz="0" w:space="0" w:color="auto"/>
            <w:left w:val="none" w:sz="0" w:space="0" w:color="auto"/>
            <w:bottom w:val="none" w:sz="0" w:space="0" w:color="auto"/>
            <w:right w:val="none" w:sz="0" w:space="0" w:color="auto"/>
          </w:divBdr>
        </w:div>
        <w:div w:id="234554138">
          <w:marLeft w:val="0"/>
          <w:marRight w:val="0"/>
          <w:marTop w:val="0"/>
          <w:marBottom w:val="0"/>
          <w:divBdr>
            <w:top w:val="none" w:sz="0" w:space="0" w:color="auto"/>
            <w:left w:val="none" w:sz="0" w:space="0" w:color="auto"/>
            <w:bottom w:val="none" w:sz="0" w:space="0" w:color="auto"/>
            <w:right w:val="none" w:sz="0" w:space="0" w:color="auto"/>
          </w:divBdr>
        </w:div>
        <w:div w:id="289171963">
          <w:marLeft w:val="0"/>
          <w:marRight w:val="0"/>
          <w:marTop w:val="0"/>
          <w:marBottom w:val="0"/>
          <w:divBdr>
            <w:top w:val="none" w:sz="0" w:space="0" w:color="auto"/>
            <w:left w:val="none" w:sz="0" w:space="0" w:color="auto"/>
            <w:bottom w:val="none" w:sz="0" w:space="0" w:color="auto"/>
            <w:right w:val="none" w:sz="0" w:space="0" w:color="auto"/>
          </w:divBdr>
        </w:div>
        <w:div w:id="1649555722">
          <w:marLeft w:val="0"/>
          <w:marRight w:val="0"/>
          <w:marTop w:val="0"/>
          <w:marBottom w:val="0"/>
          <w:divBdr>
            <w:top w:val="none" w:sz="0" w:space="0" w:color="auto"/>
            <w:left w:val="none" w:sz="0" w:space="0" w:color="auto"/>
            <w:bottom w:val="none" w:sz="0" w:space="0" w:color="auto"/>
            <w:right w:val="none" w:sz="0" w:space="0" w:color="auto"/>
          </w:divBdr>
        </w:div>
        <w:div w:id="1014115426">
          <w:marLeft w:val="0"/>
          <w:marRight w:val="0"/>
          <w:marTop w:val="0"/>
          <w:marBottom w:val="0"/>
          <w:divBdr>
            <w:top w:val="none" w:sz="0" w:space="0" w:color="auto"/>
            <w:left w:val="none" w:sz="0" w:space="0" w:color="auto"/>
            <w:bottom w:val="none" w:sz="0" w:space="0" w:color="auto"/>
            <w:right w:val="none" w:sz="0" w:space="0" w:color="auto"/>
          </w:divBdr>
        </w:div>
      </w:divsChild>
    </w:div>
    <w:div w:id="859851462">
      <w:bodyDiv w:val="1"/>
      <w:marLeft w:val="0"/>
      <w:marRight w:val="0"/>
      <w:marTop w:val="0"/>
      <w:marBottom w:val="0"/>
      <w:divBdr>
        <w:top w:val="none" w:sz="0" w:space="0" w:color="auto"/>
        <w:left w:val="none" w:sz="0" w:space="0" w:color="auto"/>
        <w:bottom w:val="none" w:sz="0" w:space="0" w:color="auto"/>
        <w:right w:val="none" w:sz="0" w:space="0" w:color="auto"/>
      </w:divBdr>
    </w:div>
    <w:div w:id="871503967">
      <w:bodyDiv w:val="1"/>
      <w:marLeft w:val="0"/>
      <w:marRight w:val="0"/>
      <w:marTop w:val="0"/>
      <w:marBottom w:val="0"/>
      <w:divBdr>
        <w:top w:val="none" w:sz="0" w:space="0" w:color="auto"/>
        <w:left w:val="none" w:sz="0" w:space="0" w:color="auto"/>
        <w:bottom w:val="none" w:sz="0" w:space="0" w:color="auto"/>
        <w:right w:val="none" w:sz="0" w:space="0" w:color="auto"/>
      </w:divBdr>
    </w:div>
    <w:div w:id="876896172">
      <w:bodyDiv w:val="1"/>
      <w:marLeft w:val="0"/>
      <w:marRight w:val="0"/>
      <w:marTop w:val="0"/>
      <w:marBottom w:val="0"/>
      <w:divBdr>
        <w:top w:val="none" w:sz="0" w:space="0" w:color="auto"/>
        <w:left w:val="none" w:sz="0" w:space="0" w:color="auto"/>
        <w:bottom w:val="none" w:sz="0" w:space="0" w:color="auto"/>
        <w:right w:val="none" w:sz="0" w:space="0" w:color="auto"/>
      </w:divBdr>
    </w:div>
    <w:div w:id="979461913">
      <w:bodyDiv w:val="1"/>
      <w:marLeft w:val="0"/>
      <w:marRight w:val="0"/>
      <w:marTop w:val="0"/>
      <w:marBottom w:val="0"/>
      <w:divBdr>
        <w:top w:val="none" w:sz="0" w:space="0" w:color="auto"/>
        <w:left w:val="none" w:sz="0" w:space="0" w:color="auto"/>
        <w:bottom w:val="none" w:sz="0" w:space="0" w:color="auto"/>
        <w:right w:val="none" w:sz="0" w:space="0" w:color="auto"/>
      </w:divBdr>
      <w:divsChild>
        <w:div w:id="42028105">
          <w:marLeft w:val="446"/>
          <w:marRight w:val="0"/>
          <w:marTop w:val="0"/>
          <w:marBottom w:val="0"/>
          <w:divBdr>
            <w:top w:val="none" w:sz="0" w:space="0" w:color="auto"/>
            <w:left w:val="none" w:sz="0" w:space="0" w:color="auto"/>
            <w:bottom w:val="none" w:sz="0" w:space="0" w:color="auto"/>
            <w:right w:val="none" w:sz="0" w:space="0" w:color="auto"/>
          </w:divBdr>
        </w:div>
        <w:div w:id="1416390613">
          <w:marLeft w:val="446"/>
          <w:marRight w:val="0"/>
          <w:marTop w:val="0"/>
          <w:marBottom w:val="0"/>
          <w:divBdr>
            <w:top w:val="none" w:sz="0" w:space="0" w:color="auto"/>
            <w:left w:val="none" w:sz="0" w:space="0" w:color="auto"/>
            <w:bottom w:val="none" w:sz="0" w:space="0" w:color="auto"/>
            <w:right w:val="none" w:sz="0" w:space="0" w:color="auto"/>
          </w:divBdr>
        </w:div>
      </w:divsChild>
    </w:div>
    <w:div w:id="986740793">
      <w:bodyDiv w:val="1"/>
      <w:marLeft w:val="0"/>
      <w:marRight w:val="0"/>
      <w:marTop w:val="0"/>
      <w:marBottom w:val="0"/>
      <w:divBdr>
        <w:top w:val="none" w:sz="0" w:space="0" w:color="auto"/>
        <w:left w:val="none" w:sz="0" w:space="0" w:color="auto"/>
        <w:bottom w:val="none" w:sz="0" w:space="0" w:color="auto"/>
        <w:right w:val="none" w:sz="0" w:space="0" w:color="auto"/>
      </w:divBdr>
    </w:div>
    <w:div w:id="1007171593">
      <w:bodyDiv w:val="1"/>
      <w:marLeft w:val="0"/>
      <w:marRight w:val="0"/>
      <w:marTop w:val="0"/>
      <w:marBottom w:val="0"/>
      <w:divBdr>
        <w:top w:val="none" w:sz="0" w:space="0" w:color="auto"/>
        <w:left w:val="none" w:sz="0" w:space="0" w:color="auto"/>
        <w:bottom w:val="none" w:sz="0" w:space="0" w:color="auto"/>
        <w:right w:val="none" w:sz="0" w:space="0" w:color="auto"/>
      </w:divBdr>
    </w:div>
    <w:div w:id="1009143384">
      <w:bodyDiv w:val="1"/>
      <w:marLeft w:val="0"/>
      <w:marRight w:val="0"/>
      <w:marTop w:val="0"/>
      <w:marBottom w:val="0"/>
      <w:divBdr>
        <w:top w:val="none" w:sz="0" w:space="0" w:color="auto"/>
        <w:left w:val="none" w:sz="0" w:space="0" w:color="auto"/>
        <w:bottom w:val="none" w:sz="0" w:space="0" w:color="auto"/>
        <w:right w:val="none" w:sz="0" w:space="0" w:color="auto"/>
      </w:divBdr>
    </w:div>
    <w:div w:id="1056585427">
      <w:bodyDiv w:val="1"/>
      <w:marLeft w:val="0"/>
      <w:marRight w:val="0"/>
      <w:marTop w:val="0"/>
      <w:marBottom w:val="0"/>
      <w:divBdr>
        <w:top w:val="none" w:sz="0" w:space="0" w:color="auto"/>
        <w:left w:val="none" w:sz="0" w:space="0" w:color="auto"/>
        <w:bottom w:val="none" w:sz="0" w:space="0" w:color="auto"/>
        <w:right w:val="none" w:sz="0" w:space="0" w:color="auto"/>
      </w:divBdr>
    </w:div>
    <w:div w:id="1056972932">
      <w:bodyDiv w:val="1"/>
      <w:marLeft w:val="0"/>
      <w:marRight w:val="0"/>
      <w:marTop w:val="0"/>
      <w:marBottom w:val="0"/>
      <w:divBdr>
        <w:top w:val="none" w:sz="0" w:space="0" w:color="auto"/>
        <w:left w:val="none" w:sz="0" w:space="0" w:color="auto"/>
        <w:bottom w:val="none" w:sz="0" w:space="0" w:color="auto"/>
        <w:right w:val="none" w:sz="0" w:space="0" w:color="auto"/>
      </w:divBdr>
      <w:divsChild>
        <w:div w:id="345980530">
          <w:marLeft w:val="547"/>
          <w:marRight w:val="0"/>
          <w:marTop w:val="0"/>
          <w:marBottom w:val="0"/>
          <w:divBdr>
            <w:top w:val="none" w:sz="0" w:space="0" w:color="auto"/>
            <w:left w:val="none" w:sz="0" w:space="0" w:color="auto"/>
            <w:bottom w:val="none" w:sz="0" w:space="0" w:color="auto"/>
            <w:right w:val="none" w:sz="0" w:space="0" w:color="auto"/>
          </w:divBdr>
        </w:div>
        <w:div w:id="1535115736">
          <w:marLeft w:val="547"/>
          <w:marRight w:val="0"/>
          <w:marTop w:val="0"/>
          <w:marBottom w:val="0"/>
          <w:divBdr>
            <w:top w:val="none" w:sz="0" w:space="0" w:color="auto"/>
            <w:left w:val="none" w:sz="0" w:space="0" w:color="auto"/>
            <w:bottom w:val="none" w:sz="0" w:space="0" w:color="auto"/>
            <w:right w:val="none" w:sz="0" w:space="0" w:color="auto"/>
          </w:divBdr>
        </w:div>
        <w:div w:id="932321603">
          <w:marLeft w:val="547"/>
          <w:marRight w:val="0"/>
          <w:marTop w:val="0"/>
          <w:marBottom w:val="0"/>
          <w:divBdr>
            <w:top w:val="none" w:sz="0" w:space="0" w:color="auto"/>
            <w:left w:val="none" w:sz="0" w:space="0" w:color="auto"/>
            <w:bottom w:val="none" w:sz="0" w:space="0" w:color="auto"/>
            <w:right w:val="none" w:sz="0" w:space="0" w:color="auto"/>
          </w:divBdr>
        </w:div>
      </w:divsChild>
    </w:div>
    <w:div w:id="1070881363">
      <w:bodyDiv w:val="1"/>
      <w:marLeft w:val="0"/>
      <w:marRight w:val="0"/>
      <w:marTop w:val="0"/>
      <w:marBottom w:val="0"/>
      <w:divBdr>
        <w:top w:val="none" w:sz="0" w:space="0" w:color="auto"/>
        <w:left w:val="none" w:sz="0" w:space="0" w:color="auto"/>
        <w:bottom w:val="none" w:sz="0" w:space="0" w:color="auto"/>
        <w:right w:val="none" w:sz="0" w:space="0" w:color="auto"/>
      </w:divBdr>
    </w:div>
    <w:div w:id="1250963160">
      <w:bodyDiv w:val="1"/>
      <w:marLeft w:val="0"/>
      <w:marRight w:val="0"/>
      <w:marTop w:val="0"/>
      <w:marBottom w:val="0"/>
      <w:divBdr>
        <w:top w:val="none" w:sz="0" w:space="0" w:color="auto"/>
        <w:left w:val="none" w:sz="0" w:space="0" w:color="auto"/>
        <w:bottom w:val="none" w:sz="0" w:space="0" w:color="auto"/>
        <w:right w:val="none" w:sz="0" w:space="0" w:color="auto"/>
      </w:divBdr>
      <w:divsChild>
        <w:div w:id="988552464">
          <w:marLeft w:val="446"/>
          <w:marRight w:val="0"/>
          <w:marTop w:val="0"/>
          <w:marBottom w:val="0"/>
          <w:divBdr>
            <w:top w:val="none" w:sz="0" w:space="0" w:color="auto"/>
            <w:left w:val="none" w:sz="0" w:space="0" w:color="auto"/>
            <w:bottom w:val="none" w:sz="0" w:space="0" w:color="auto"/>
            <w:right w:val="none" w:sz="0" w:space="0" w:color="auto"/>
          </w:divBdr>
        </w:div>
        <w:div w:id="1081758926">
          <w:marLeft w:val="446"/>
          <w:marRight w:val="0"/>
          <w:marTop w:val="0"/>
          <w:marBottom w:val="0"/>
          <w:divBdr>
            <w:top w:val="none" w:sz="0" w:space="0" w:color="auto"/>
            <w:left w:val="none" w:sz="0" w:space="0" w:color="auto"/>
            <w:bottom w:val="none" w:sz="0" w:space="0" w:color="auto"/>
            <w:right w:val="none" w:sz="0" w:space="0" w:color="auto"/>
          </w:divBdr>
        </w:div>
      </w:divsChild>
    </w:div>
    <w:div w:id="1261572587">
      <w:bodyDiv w:val="1"/>
      <w:marLeft w:val="0"/>
      <w:marRight w:val="0"/>
      <w:marTop w:val="0"/>
      <w:marBottom w:val="0"/>
      <w:divBdr>
        <w:top w:val="none" w:sz="0" w:space="0" w:color="auto"/>
        <w:left w:val="none" w:sz="0" w:space="0" w:color="auto"/>
        <w:bottom w:val="none" w:sz="0" w:space="0" w:color="auto"/>
        <w:right w:val="none" w:sz="0" w:space="0" w:color="auto"/>
      </w:divBdr>
    </w:div>
    <w:div w:id="1295675593">
      <w:bodyDiv w:val="1"/>
      <w:marLeft w:val="0"/>
      <w:marRight w:val="0"/>
      <w:marTop w:val="0"/>
      <w:marBottom w:val="0"/>
      <w:divBdr>
        <w:top w:val="none" w:sz="0" w:space="0" w:color="auto"/>
        <w:left w:val="none" w:sz="0" w:space="0" w:color="auto"/>
        <w:bottom w:val="none" w:sz="0" w:space="0" w:color="auto"/>
        <w:right w:val="none" w:sz="0" w:space="0" w:color="auto"/>
      </w:divBdr>
    </w:div>
    <w:div w:id="1336541842">
      <w:bodyDiv w:val="1"/>
      <w:marLeft w:val="0"/>
      <w:marRight w:val="0"/>
      <w:marTop w:val="0"/>
      <w:marBottom w:val="0"/>
      <w:divBdr>
        <w:top w:val="none" w:sz="0" w:space="0" w:color="auto"/>
        <w:left w:val="none" w:sz="0" w:space="0" w:color="auto"/>
        <w:bottom w:val="none" w:sz="0" w:space="0" w:color="auto"/>
        <w:right w:val="none" w:sz="0" w:space="0" w:color="auto"/>
      </w:divBdr>
      <w:divsChild>
        <w:div w:id="89157491">
          <w:marLeft w:val="0"/>
          <w:marRight w:val="0"/>
          <w:marTop w:val="135"/>
          <w:marBottom w:val="165"/>
          <w:divBdr>
            <w:top w:val="none" w:sz="0" w:space="0" w:color="auto"/>
            <w:left w:val="none" w:sz="0" w:space="0" w:color="auto"/>
            <w:bottom w:val="none" w:sz="0" w:space="0" w:color="auto"/>
            <w:right w:val="none" w:sz="0" w:space="0" w:color="auto"/>
          </w:divBdr>
        </w:div>
        <w:div w:id="201946662">
          <w:marLeft w:val="0"/>
          <w:marRight w:val="0"/>
          <w:marTop w:val="0"/>
          <w:marBottom w:val="0"/>
          <w:divBdr>
            <w:top w:val="none" w:sz="0" w:space="0" w:color="auto"/>
            <w:left w:val="none" w:sz="0" w:space="0" w:color="auto"/>
            <w:bottom w:val="none" w:sz="0" w:space="0" w:color="auto"/>
            <w:right w:val="none" w:sz="0" w:space="0" w:color="auto"/>
          </w:divBdr>
          <w:divsChild>
            <w:div w:id="691149092">
              <w:marLeft w:val="0"/>
              <w:marRight w:val="0"/>
              <w:marTop w:val="0"/>
              <w:marBottom w:val="0"/>
              <w:divBdr>
                <w:top w:val="none" w:sz="0" w:space="0" w:color="auto"/>
                <w:left w:val="none" w:sz="0" w:space="0" w:color="auto"/>
                <w:bottom w:val="none" w:sz="0" w:space="0" w:color="auto"/>
                <w:right w:val="none" w:sz="0" w:space="0" w:color="auto"/>
              </w:divBdr>
            </w:div>
          </w:divsChild>
        </w:div>
        <w:div w:id="1169565747">
          <w:marLeft w:val="0"/>
          <w:marRight w:val="0"/>
          <w:marTop w:val="555"/>
          <w:marBottom w:val="0"/>
          <w:divBdr>
            <w:top w:val="none" w:sz="0" w:space="0" w:color="auto"/>
            <w:left w:val="none" w:sz="0" w:space="0" w:color="auto"/>
            <w:bottom w:val="none" w:sz="0" w:space="0" w:color="auto"/>
            <w:right w:val="none" w:sz="0" w:space="0" w:color="auto"/>
          </w:divBdr>
          <w:divsChild>
            <w:div w:id="941568145">
              <w:marLeft w:val="0"/>
              <w:marRight w:val="0"/>
              <w:marTop w:val="0"/>
              <w:marBottom w:val="0"/>
              <w:divBdr>
                <w:top w:val="none" w:sz="0" w:space="0" w:color="auto"/>
                <w:left w:val="none" w:sz="0" w:space="0" w:color="auto"/>
                <w:bottom w:val="none" w:sz="0" w:space="0" w:color="auto"/>
                <w:right w:val="none" w:sz="0" w:space="0" w:color="auto"/>
              </w:divBdr>
              <w:divsChild>
                <w:div w:id="1033530764">
                  <w:marLeft w:val="0"/>
                  <w:marRight w:val="0"/>
                  <w:marTop w:val="0"/>
                  <w:marBottom w:val="0"/>
                  <w:divBdr>
                    <w:top w:val="none" w:sz="0" w:space="0" w:color="auto"/>
                    <w:left w:val="none" w:sz="0" w:space="0" w:color="auto"/>
                    <w:bottom w:val="none" w:sz="0" w:space="0" w:color="auto"/>
                    <w:right w:val="none" w:sz="0" w:space="0" w:color="auto"/>
                  </w:divBdr>
                </w:div>
                <w:div w:id="1300040093">
                  <w:marLeft w:val="0"/>
                  <w:marRight w:val="375"/>
                  <w:marTop w:val="0"/>
                  <w:marBottom w:val="225"/>
                  <w:divBdr>
                    <w:top w:val="none" w:sz="0" w:space="0" w:color="auto"/>
                    <w:left w:val="none" w:sz="0" w:space="0" w:color="auto"/>
                    <w:bottom w:val="none" w:sz="0" w:space="0" w:color="auto"/>
                    <w:right w:val="none" w:sz="0" w:space="0" w:color="auto"/>
                  </w:divBdr>
                </w:div>
              </w:divsChild>
            </w:div>
          </w:divsChild>
        </w:div>
        <w:div w:id="1916016311">
          <w:marLeft w:val="0"/>
          <w:marRight w:val="0"/>
          <w:marTop w:val="0"/>
          <w:marBottom w:val="0"/>
          <w:divBdr>
            <w:top w:val="none" w:sz="0" w:space="0" w:color="auto"/>
            <w:left w:val="none" w:sz="0" w:space="0" w:color="auto"/>
            <w:bottom w:val="none" w:sz="0" w:space="0" w:color="auto"/>
            <w:right w:val="none" w:sz="0" w:space="0" w:color="auto"/>
          </w:divBdr>
          <w:divsChild>
            <w:div w:id="187079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76536">
      <w:bodyDiv w:val="1"/>
      <w:marLeft w:val="0"/>
      <w:marRight w:val="0"/>
      <w:marTop w:val="0"/>
      <w:marBottom w:val="0"/>
      <w:divBdr>
        <w:top w:val="none" w:sz="0" w:space="0" w:color="auto"/>
        <w:left w:val="none" w:sz="0" w:space="0" w:color="auto"/>
        <w:bottom w:val="none" w:sz="0" w:space="0" w:color="auto"/>
        <w:right w:val="none" w:sz="0" w:space="0" w:color="auto"/>
      </w:divBdr>
    </w:div>
    <w:div w:id="1347174889">
      <w:bodyDiv w:val="1"/>
      <w:marLeft w:val="0"/>
      <w:marRight w:val="0"/>
      <w:marTop w:val="0"/>
      <w:marBottom w:val="0"/>
      <w:divBdr>
        <w:top w:val="none" w:sz="0" w:space="0" w:color="auto"/>
        <w:left w:val="none" w:sz="0" w:space="0" w:color="auto"/>
        <w:bottom w:val="none" w:sz="0" w:space="0" w:color="auto"/>
        <w:right w:val="none" w:sz="0" w:space="0" w:color="auto"/>
      </w:divBdr>
    </w:div>
    <w:div w:id="1381392743">
      <w:bodyDiv w:val="1"/>
      <w:marLeft w:val="0"/>
      <w:marRight w:val="0"/>
      <w:marTop w:val="0"/>
      <w:marBottom w:val="0"/>
      <w:divBdr>
        <w:top w:val="none" w:sz="0" w:space="0" w:color="auto"/>
        <w:left w:val="none" w:sz="0" w:space="0" w:color="auto"/>
        <w:bottom w:val="none" w:sz="0" w:space="0" w:color="auto"/>
        <w:right w:val="none" w:sz="0" w:space="0" w:color="auto"/>
      </w:divBdr>
    </w:div>
    <w:div w:id="1402174753">
      <w:bodyDiv w:val="1"/>
      <w:marLeft w:val="0"/>
      <w:marRight w:val="0"/>
      <w:marTop w:val="0"/>
      <w:marBottom w:val="0"/>
      <w:divBdr>
        <w:top w:val="none" w:sz="0" w:space="0" w:color="auto"/>
        <w:left w:val="none" w:sz="0" w:space="0" w:color="auto"/>
        <w:bottom w:val="none" w:sz="0" w:space="0" w:color="auto"/>
        <w:right w:val="none" w:sz="0" w:space="0" w:color="auto"/>
      </w:divBdr>
    </w:div>
    <w:div w:id="1428380686">
      <w:bodyDiv w:val="1"/>
      <w:marLeft w:val="0"/>
      <w:marRight w:val="0"/>
      <w:marTop w:val="0"/>
      <w:marBottom w:val="0"/>
      <w:divBdr>
        <w:top w:val="none" w:sz="0" w:space="0" w:color="auto"/>
        <w:left w:val="none" w:sz="0" w:space="0" w:color="auto"/>
        <w:bottom w:val="none" w:sz="0" w:space="0" w:color="auto"/>
        <w:right w:val="none" w:sz="0" w:space="0" w:color="auto"/>
      </w:divBdr>
    </w:div>
    <w:div w:id="1454135522">
      <w:bodyDiv w:val="1"/>
      <w:marLeft w:val="0"/>
      <w:marRight w:val="0"/>
      <w:marTop w:val="0"/>
      <w:marBottom w:val="0"/>
      <w:divBdr>
        <w:top w:val="none" w:sz="0" w:space="0" w:color="auto"/>
        <w:left w:val="none" w:sz="0" w:space="0" w:color="auto"/>
        <w:bottom w:val="none" w:sz="0" w:space="0" w:color="auto"/>
        <w:right w:val="none" w:sz="0" w:space="0" w:color="auto"/>
      </w:divBdr>
      <w:divsChild>
        <w:div w:id="12002052">
          <w:marLeft w:val="547"/>
          <w:marRight w:val="0"/>
          <w:marTop w:val="0"/>
          <w:marBottom w:val="60"/>
          <w:divBdr>
            <w:top w:val="none" w:sz="0" w:space="0" w:color="auto"/>
            <w:left w:val="none" w:sz="0" w:space="0" w:color="auto"/>
            <w:bottom w:val="none" w:sz="0" w:space="0" w:color="auto"/>
            <w:right w:val="none" w:sz="0" w:space="0" w:color="auto"/>
          </w:divBdr>
        </w:div>
        <w:div w:id="326439988">
          <w:marLeft w:val="547"/>
          <w:marRight w:val="0"/>
          <w:marTop w:val="0"/>
          <w:marBottom w:val="60"/>
          <w:divBdr>
            <w:top w:val="none" w:sz="0" w:space="0" w:color="auto"/>
            <w:left w:val="none" w:sz="0" w:space="0" w:color="auto"/>
            <w:bottom w:val="none" w:sz="0" w:space="0" w:color="auto"/>
            <w:right w:val="none" w:sz="0" w:space="0" w:color="auto"/>
          </w:divBdr>
        </w:div>
        <w:div w:id="1058166222">
          <w:marLeft w:val="547"/>
          <w:marRight w:val="0"/>
          <w:marTop w:val="0"/>
          <w:marBottom w:val="60"/>
          <w:divBdr>
            <w:top w:val="none" w:sz="0" w:space="0" w:color="auto"/>
            <w:left w:val="none" w:sz="0" w:space="0" w:color="auto"/>
            <w:bottom w:val="none" w:sz="0" w:space="0" w:color="auto"/>
            <w:right w:val="none" w:sz="0" w:space="0" w:color="auto"/>
          </w:divBdr>
        </w:div>
      </w:divsChild>
    </w:div>
    <w:div w:id="1459301282">
      <w:bodyDiv w:val="1"/>
      <w:marLeft w:val="0"/>
      <w:marRight w:val="0"/>
      <w:marTop w:val="0"/>
      <w:marBottom w:val="0"/>
      <w:divBdr>
        <w:top w:val="none" w:sz="0" w:space="0" w:color="auto"/>
        <w:left w:val="none" w:sz="0" w:space="0" w:color="auto"/>
        <w:bottom w:val="none" w:sz="0" w:space="0" w:color="auto"/>
        <w:right w:val="none" w:sz="0" w:space="0" w:color="auto"/>
      </w:divBdr>
    </w:div>
    <w:div w:id="1541747107">
      <w:bodyDiv w:val="1"/>
      <w:marLeft w:val="0"/>
      <w:marRight w:val="0"/>
      <w:marTop w:val="0"/>
      <w:marBottom w:val="0"/>
      <w:divBdr>
        <w:top w:val="none" w:sz="0" w:space="0" w:color="auto"/>
        <w:left w:val="none" w:sz="0" w:space="0" w:color="auto"/>
        <w:bottom w:val="none" w:sz="0" w:space="0" w:color="auto"/>
        <w:right w:val="none" w:sz="0" w:space="0" w:color="auto"/>
      </w:divBdr>
    </w:div>
    <w:div w:id="1564565587">
      <w:bodyDiv w:val="1"/>
      <w:marLeft w:val="0"/>
      <w:marRight w:val="0"/>
      <w:marTop w:val="0"/>
      <w:marBottom w:val="0"/>
      <w:divBdr>
        <w:top w:val="none" w:sz="0" w:space="0" w:color="auto"/>
        <w:left w:val="none" w:sz="0" w:space="0" w:color="auto"/>
        <w:bottom w:val="none" w:sz="0" w:space="0" w:color="auto"/>
        <w:right w:val="none" w:sz="0" w:space="0" w:color="auto"/>
      </w:divBdr>
    </w:div>
    <w:div w:id="1589196619">
      <w:bodyDiv w:val="1"/>
      <w:marLeft w:val="0"/>
      <w:marRight w:val="0"/>
      <w:marTop w:val="0"/>
      <w:marBottom w:val="0"/>
      <w:divBdr>
        <w:top w:val="none" w:sz="0" w:space="0" w:color="auto"/>
        <w:left w:val="none" w:sz="0" w:space="0" w:color="auto"/>
        <w:bottom w:val="none" w:sz="0" w:space="0" w:color="auto"/>
        <w:right w:val="none" w:sz="0" w:space="0" w:color="auto"/>
      </w:divBdr>
      <w:divsChild>
        <w:div w:id="10423299">
          <w:marLeft w:val="547"/>
          <w:marRight w:val="0"/>
          <w:marTop w:val="0"/>
          <w:marBottom w:val="0"/>
          <w:divBdr>
            <w:top w:val="none" w:sz="0" w:space="0" w:color="auto"/>
            <w:left w:val="none" w:sz="0" w:space="0" w:color="auto"/>
            <w:bottom w:val="none" w:sz="0" w:space="0" w:color="auto"/>
            <w:right w:val="none" w:sz="0" w:space="0" w:color="auto"/>
          </w:divBdr>
        </w:div>
        <w:div w:id="1098675683">
          <w:marLeft w:val="547"/>
          <w:marRight w:val="0"/>
          <w:marTop w:val="0"/>
          <w:marBottom w:val="0"/>
          <w:divBdr>
            <w:top w:val="none" w:sz="0" w:space="0" w:color="auto"/>
            <w:left w:val="none" w:sz="0" w:space="0" w:color="auto"/>
            <w:bottom w:val="none" w:sz="0" w:space="0" w:color="auto"/>
            <w:right w:val="none" w:sz="0" w:space="0" w:color="auto"/>
          </w:divBdr>
        </w:div>
        <w:div w:id="1635134343">
          <w:marLeft w:val="547"/>
          <w:marRight w:val="0"/>
          <w:marTop w:val="0"/>
          <w:marBottom w:val="0"/>
          <w:divBdr>
            <w:top w:val="none" w:sz="0" w:space="0" w:color="auto"/>
            <w:left w:val="none" w:sz="0" w:space="0" w:color="auto"/>
            <w:bottom w:val="none" w:sz="0" w:space="0" w:color="auto"/>
            <w:right w:val="none" w:sz="0" w:space="0" w:color="auto"/>
          </w:divBdr>
        </w:div>
      </w:divsChild>
    </w:div>
    <w:div w:id="1609314361">
      <w:bodyDiv w:val="1"/>
      <w:marLeft w:val="0"/>
      <w:marRight w:val="0"/>
      <w:marTop w:val="0"/>
      <w:marBottom w:val="0"/>
      <w:divBdr>
        <w:top w:val="none" w:sz="0" w:space="0" w:color="auto"/>
        <w:left w:val="none" w:sz="0" w:space="0" w:color="auto"/>
        <w:bottom w:val="none" w:sz="0" w:space="0" w:color="auto"/>
        <w:right w:val="none" w:sz="0" w:space="0" w:color="auto"/>
      </w:divBdr>
    </w:div>
    <w:div w:id="1615940408">
      <w:bodyDiv w:val="1"/>
      <w:marLeft w:val="0"/>
      <w:marRight w:val="0"/>
      <w:marTop w:val="0"/>
      <w:marBottom w:val="0"/>
      <w:divBdr>
        <w:top w:val="none" w:sz="0" w:space="0" w:color="auto"/>
        <w:left w:val="none" w:sz="0" w:space="0" w:color="auto"/>
        <w:bottom w:val="none" w:sz="0" w:space="0" w:color="auto"/>
        <w:right w:val="none" w:sz="0" w:space="0" w:color="auto"/>
      </w:divBdr>
      <w:divsChild>
        <w:div w:id="420374833">
          <w:marLeft w:val="0"/>
          <w:marRight w:val="0"/>
          <w:marTop w:val="0"/>
          <w:marBottom w:val="0"/>
          <w:divBdr>
            <w:top w:val="none" w:sz="0" w:space="0" w:color="auto"/>
            <w:left w:val="none" w:sz="0" w:space="0" w:color="auto"/>
            <w:bottom w:val="none" w:sz="0" w:space="0" w:color="auto"/>
            <w:right w:val="none" w:sz="0" w:space="0" w:color="auto"/>
          </w:divBdr>
          <w:divsChild>
            <w:div w:id="53126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0883">
      <w:bodyDiv w:val="1"/>
      <w:marLeft w:val="0"/>
      <w:marRight w:val="0"/>
      <w:marTop w:val="0"/>
      <w:marBottom w:val="0"/>
      <w:divBdr>
        <w:top w:val="none" w:sz="0" w:space="0" w:color="auto"/>
        <w:left w:val="none" w:sz="0" w:space="0" w:color="auto"/>
        <w:bottom w:val="none" w:sz="0" w:space="0" w:color="auto"/>
        <w:right w:val="none" w:sz="0" w:space="0" w:color="auto"/>
      </w:divBdr>
      <w:divsChild>
        <w:div w:id="1609310643">
          <w:marLeft w:val="0"/>
          <w:marRight w:val="0"/>
          <w:marTop w:val="450"/>
          <w:marBottom w:val="0"/>
          <w:divBdr>
            <w:top w:val="none" w:sz="0" w:space="0" w:color="auto"/>
            <w:left w:val="none" w:sz="0" w:space="0" w:color="auto"/>
            <w:bottom w:val="none" w:sz="0" w:space="0" w:color="auto"/>
            <w:right w:val="none" w:sz="0" w:space="0" w:color="auto"/>
          </w:divBdr>
        </w:div>
      </w:divsChild>
    </w:div>
    <w:div w:id="1671716994">
      <w:bodyDiv w:val="1"/>
      <w:marLeft w:val="0"/>
      <w:marRight w:val="0"/>
      <w:marTop w:val="0"/>
      <w:marBottom w:val="0"/>
      <w:divBdr>
        <w:top w:val="none" w:sz="0" w:space="0" w:color="auto"/>
        <w:left w:val="none" w:sz="0" w:space="0" w:color="auto"/>
        <w:bottom w:val="none" w:sz="0" w:space="0" w:color="auto"/>
        <w:right w:val="none" w:sz="0" w:space="0" w:color="auto"/>
      </w:divBdr>
    </w:div>
    <w:div w:id="1732580268">
      <w:bodyDiv w:val="1"/>
      <w:marLeft w:val="0"/>
      <w:marRight w:val="0"/>
      <w:marTop w:val="0"/>
      <w:marBottom w:val="0"/>
      <w:divBdr>
        <w:top w:val="none" w:sz="0" w:space="0" w:color="auto"/>
        <w:left w:val="none" w:sz="0" w:space="0" w:color="auto"/>
        <w:bottom w:val="none" w:sz="0" w:space="0" w:color="auto"/>
        <w:right w:val="none" w:sz="0" w:space="0" w:color="auto"/>
      </w:divBdr>
      <w:divsChild>
        <w:div w:id="231044100">
          <w:marLeft w:val="547"/>
          <w:marRight w:val="0"/>
          <w:marTop w:val="0"/>
          <w:marBottom w:val="60"/>
          <w:divBdr>
            <w:top w:val="none" w:sz="0" w:space="0" w:color="auto"/>
            <w:left w:val="none" w:sz="0" w:space="0" w:color="auto"/>
            <w:bottom w:val="none" w:sz="0" w:space="0" w:color="auto"/>
            <w:right w:val="none" w:sz="0" w:space="0" w:color="auto"/>
          </w:divBdr>
        </w:div>
      </w:divsChild>
    </w:div>
    <w:div w:id="1739014346">
      <w:bodyDiv w:val="1"/>
      <w:marLeft w:val="0"/>
      <w:marRight w:val="0"/>
      <w:marTop w:val="0"/>
      <w:marBottom w:val="0"/>
      <w:divBdr>
        <w:top w:val="none" w:sz="0" w:space="0" w:color="auto"/>
        <w:left w:val="none" w:sz="0" w:space="0" w:color="auto"/>
        <w:bottom w:val="none" w:sz="0" w:space="0" w:color="auto"/>
        <w:right w:val="none" w:sz="0" w:space="0" w:color="auto"/>
      </w:divBdr>
    </w:div>
    <w:div w:id="1761023997">
      <w:bodyDiv w:val="1"/>
      <w:marLeft w:val="0"/>
      <w:marRight w:val="0"/>
      <w:marTop w:val="0"/>
      <w:marBottom w:val="0"/>
      <w:divBdr>
        <w:top w:val="none" w:sz="0" w:space="0" w:color="auto"/>
        <w:left w:val="none" w:sz="0" w:space="0" w:color="auto"/>
        <w:bottom w:val="none" w:sz="0" w:space="0" w:color="auto"/>
        <w:right w:val="none" w:sz="0" w:space="0" w:color="auto"/>
      </w:divBdr>
    </w:div>
    <w:div w:id="1830905192">
      <w:bodyDiv w:val="1"/>
      <w:marLeft w:val="0"/>
      <w:marRight w:val="0"/>
      <w:marTop w:val="0"/>
      <w:marBottom w:val="0"/>
      <w:divBdr>
        <w:top w:val="none" w:sz="0" w:space="0" w:color="auto"/>
        <w:left w:val="none" w:sz="0" w:space="0" w:color="auto"/>
        <w:bottom w:val="none" w:sz="0" w:space="0" w:color="auto"/>
        <w:right w:val="none" w:sz="0" w:space="0" w:color="auto"/>
      </w:divBdr>
    </w:div>
    <w:div w:id="1831866556">
      <w:bodyDiv w:val="1"/>
      <w:marLeft w:val="0"/>
      <w:marRight w:val="0"/>
      <w:marTop w:val="0"/>
      <w:marBottom w:val="0"/>
      <w:divBdr>
        <w:top w:val="none" w:sz="0" w:space="0" w:color="auto"/>
        <w:left w:val="none" w:sz="0" w:space="0" w:color="auto"/>
        <w:bottom w:val="none" w:sz="0" w:space="0" w:color="auto"/>
        <w:right w:val="none" w:sz="0" w:space="0" w:color="auto"/>
      </w:divBdr>
      <w:divsChild>
        <w:div w:id="1419138504">
          <w:marLeft w:val="0"/>
          <w:marRight w:val="0"/>
          <w:marTop w:val="450"/>
          <w:marBottom w:val="0"/>
          <w:divBdr>
            <w:top w:val="none" w:sz="0" w:space="0" w:color="auto"/>
            <w:left w:val="none" w:sz="0" w:space="0" w:color="auto"/>
            <w:bottom w:val="none" w:sz="0" w:space="0" w:color="auto"/>
            <w:right w:val="none" w:sz="0" w:space="0" w:color="auto"/>
          </w:divBdr>
        </w:div>
      </w:divsChild>
    </w:div>
    <w:div w:id="1834450842">
      <w:bodyDiv w:val="1"/>
      <w:marLeft w:val="0"/>
      <w:marRight w:val="0"/>
      <w:marTop w:val="0"/>
      <w:marBottom w:val="0"/>
      <w:divBdr>
        <w:top w:val="none" w:sz="0" w:space="0" w:color="auto"/>
        <w:left w:val="none" w:sz="0" w:space="0" w:color="auto"/>
        <w:bottom w:val="none" w:sz="0" w:space="0" w:color="auto"/>
        <w:right w:val="none" w:sz="0" w:space="0" w:color="auto"/>
      </w:divBdr>
    </w:div>
    <w:div w:id="1926104900">
      <w:bodyDiv w:val="1"/>
      <w:marLeft w:val="0"/>
      <w:marRight w:val="0"/>
      <w:marTop w:val="0"/>
      <w:marBottom w:val="0"/>
      <w:divBdr>
        <w:top w:val="none" w:sz="0" w:space="0" w:color="auto"/>
        <w:left w:val="none" w:sz="0" w:space="0" w:color="auto"/>
        <w:bottom w:val="none" w:sz="0" w:space="0" w:color="auto"/>
        <w:right w:val="none" w:sz="0" w:space="0" w:color="auto"/>
      </w:divBdr>
    </w:div>
    <w:div w:id="1928690003">
      <w:bodyDiv w:val="1"/>
      <w:marLeft w:val="0"/>
      <w:marRight w:val="0"/>
      <w:marTop w:val="0"/>
      <w:marBottom w:val="0"/>
      <w:divBdr>
        <w:top w:val="none" w:sz="0" w:space="0" w:color="auto"/>
        <w:left w:val="none" w:sz="0" w:space="0" w:color="auto"/>
        <w:bottom w:val="none" w:sz="0" w:space="0" w:color="auto"/>
        <w:right w:val="none" w:sz="0" w:space="0" w:color="auto"/>
      </w:divBdr>
    </w:div>
    <w:div w:id="1949661561">
      <w:bodyDiv w:val="1"/>
      <w:marLeft w:val="0"/>
      <w:marRight w:val="0"/>
      <w:marTop w:val="0"/>
      <w:marBottom w:val="0"/>
      <w:divBdr>
        <w:top w:val="none" w:sz="0" w:space="0" w:color="auto"/>
        <w:left w:val="none" w:sz="0" w:space="0" w:color="auto"/>
        <w:bottom w:val="none" w:sz="0" w:space="0" w:color="auto"/>
        <w:right w:val="none" w:sz="0" w:space="0" w:color="auto"/>
      </w:divBdr>
      <w:divsChild>
        <w:div w:id="1989897013">
          <w:marLeft w:val="0"/>
          <w:marRight w:val="0"/>
          <w:marTop w:val="225"/>
          <w:marBottom w:val="0"/>
          <w:divBdr>
            <w:top w:val="none" w:sz="0" w:space="0" w:color="auto"/>
            <w:left w:val="none" w:sz="0" w:space="0" w:color="auto"/>
            <w:bottom w:val="none" w:sz="0" w:space="0" w:color="auto"/>
            <w:right w:val="none" w:sz="0" w:space="0" w:color="auto"/>
          </w:divBdr>
          <w:divsChild>
            <w:div w:id="14502081">
              <w:marLeft w:val="0"/>
              <w:marRight w:val="0"/>
              <w:marTop w:val="105"/>
              <w:marBottom w:val="0"/>
              <w:divBdr>
                <w:top w:val="none" w:sz="0" w:space="0" w:color="auto"/>
                <w:left w:val="none" w:sz="0" w:space="0" w:color="auto"/>
                <w:bottom w:val="none" w:sz="0" w:space="0" w:color="auto"/>
                <w:right w:val="none" w:sz="0" w:space="0" w:color="auto"/>
              </w:divBdr>
              <w:divsChild>
                <w:div w:id="830488000">
                  <w:marLeft w:val="0"/>
                  <w:marRight w:val="0"/>
                  <w:marTop w:val="0"/>
                  <w:marBottom w:val="0"/>
                  <w:divBdr>
                    <w:top w:val="none" w:sz="0" w:space="0" w:color="auto"/>
                    <w:left w:val="none" w:sz="0" w:space="0" w:color="auto"/>
                    <w:bottom w:val="none" w:sz="0" w:space="0" w:color="auto"/>
                    <w:right w:val="none" w:sz="0" w:space="0" w:color="auto"/>
                  </w:divBdr>
                  <w:divsChild>
                    <w:div w:id="22402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07774">
              <w:marLeft w:val="0"/>
              <w:marRight w:val="0"/>
              <w:marTop w:val="105"/>
              <w:marBottom w:val="0"/>
              <w:divBdr>
                <w:top w:val="none" w:sz="0" w:space="0" w:color="auto"/>
                <w:left w:val="none" w:sz="0" w:space="0" w:color="auto"/>
                <w:bottom w:val="none" w:sz="0" w:space="0" w:color="auto"/>
                <w:right w:val="none" w:sz="0" w:space="0" w:color="auto"/>
              </w:divBdr>
              <w:divsChild>
                <w:div w:id="624965703">
                  <w:marLeft w:val="0"/>
                  <w:marRight w:val="0"/>
                  <w:marTop w:val="0"/>
                  <w:marBottom w:val="0"/>
                  <w:divBdr>
                    <w:top w:val="none" w:sz="0" w:space="0" w:color="auto"/>
                    <w:left w:val="none" w:sz="0" w:space="0" w:color="auto"/>
                    <w:bottom w:val="none" w:sz="0" w:space="0" w:color="auto"/>
                    <w:right w:val="none" w:sz="0" w:space="0" w:color="auto"/>
                  </w:divBdr>
                  <w:divsChild>
                    <w:div w:id="103030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222142">
      <w:bodyDiv w:val="1"/>
      <w:marLeft w:val="0"/>
      <w:marRight w:val="0"/>
      <w:marTop w:val="0"/>
      <w:marBottom w:val="0"/>
      <w:divBdr>
        <w:top w:val="none" w:sz="0" w:space="0" w:color="auto"/>
        <w:left w:val="none" w:sz="0" w:space="0" w:color="auto"/>
        <w:bottom w:val="none" w:sz="0" w:space="0" w:color="auto"/>
        <w:right w:val="none" w:sz="0" w:space="0" w:color="auto"/>
      </w:divBdr>
    </w:div>
    <w:div w:id="1992708373">
      <w:bodyDiv w:val="1"/>
      <w:marLeft w:val="0"/>
      <w:marRight w:val="0"/>
      <w:marTop w:val="0"/>
      <w:marBottom w:val="0"/>
      <w:divBdr>
        <w:top w:val="none" w:sz="0" w:space="0" w:color="auto"/>
        <w:left w:val="none" w:sz="0" w:space="0" w:color="auto"/>
        <w:bottom w:val="none" w:sz="0" w:space="0" w:color="auto"/>
        <w:right w:val="none" w:sz="0" w:space="0" w:color="auto"/>
      </w:divBdr>
      <w:divsChild>
        <w:div w:id="815028363">
          <w:marLeft w:val="360"/>
          <w:marRight w:val="0"/>
          <w:marTop w:val="200"/>
          <w:marBottom w:val="0"/>
          <w:divBdr>
            <w:top w:val="none" w:sz="0" w:space="0" w:color="auto"/>
            <w:left w:val="none" w:sz="0" w:space="0" w:color="auto"/>
            <w:bottom w:val="none" w:sz="0" w:space="0" w:color="auto"/>
            <w:right w:val="none" w:sz="0" w:space="0" w:color="auto"/>
          </w:divBdr>
        </w:div>
        <w:div w:id="871189989">
          <w:marLeft w:val="1080"/>
          <w:marRight w:val="0"/>
          <w:marTop w:val="100"/>
          <w:marBottom w:val="0"/>
          <w:divBdr>
            <w:top w:val="none" w:sz="0" w:space="0" w:color="auto"/>
            <w:left w:val="none" w:sz="0" w:space="0" w:color="auto"/>
            <w:bottom w:val="none" w:sz="0" w:space="0" w:color="auto"/>
            <w:right w:val="none" w:sz="0" w:space="0" w:color="auto"/>
          </w:divBdr>
        </w:div>
        <w:div w:id="889651827">
          <w:marLeft w:val="1080"/>
          <w:marRight w:val="0"/>
          <w:marTop w:val="100"/>
          <w:marBottom w:val="0"/>
          <w:divBdr>
            <w:top w:val="none" w:sz="0" w:space="0" w:color="auto"/>
            <w:left w:val="none" w:sz="0" w:space="0" w:color="auto"/>
            <w:bottom w:val="none" w:sz="0" w:space="0" w:color="auto"/>
            <w:right w:val="none" w:sz="0" w:space="0" w:color="auto"/>
          </w:divBdr>
        </w:div>
        <w:div w:id="1002315648">
          <w:marLeft w:val="360"/>
          <w:marRight w:val="0"/>
          <w:marTop w:val="200"/>
          <w:marBottom w:val="0"/>
          <w:divBdr>
            <w:top w:val="none" w:sz="0" w:space="0" w:color="auto"/>
            <w:left w:val="none" w:sz="0" w:space="0" w:color="auto"/>
            <w:bottom w:val="none" w:sz="0" w:space="0" w:color="auto"/>
            <w:right w:val="none" w:sz="0" w:space="0" w:color="auto"/>
          </w:divBdr>
        </w:div>
        <w:div w:id="1035540930">
          <w:marLeft w:val="360"/>
          <w:marRight w:val="0"/>
          <w:marTop w:val="200"/>
          <w:marBottom w:val="0"/>
          <w:divBdr>
            <w:top w:val="none" w:sz="0" w:space="0" w:color="auto"/>
            <w:left w:val="none" w:sz="0" w:space="0" w:color="auto"/>
            <w:bottom w:val="none" w:sz="0" w:space="0" w:color="auto"/>
            <w:right w:val="none" w:sz="0" w:space="0" w:color="auto"/>
          </w:divBdr>
        </w:div>
        <w:div w:id="1676106025">
          <w:marLeft w:val="1080"/>
          <w:marRight w:val="0"/>
          <w:marTop w:val="100"/>
          <w:marBottom w:val="0"/>
          <w:divBdr>
            <w:top w:val="none" w:sz="0" w:space="0" w:color="auto"/>
            <w:left w:val="none" w:sz="0" w:space="0" w:color="auto"/>
            <w:bottom w:val="none" w:sz="0" w:space="0" w:color="auto"/>
            <w:right w:val="none" w:sz="0" w:space="0" w:color="auto"/>
          </w:divBdr>
        </w:div>
      </w:divsChild>
    </w:div>
    <w:div w:id="2062706040">
      <w:bodyDiv w:val="1"/>
      <w:marLeft w:val="0"/>
      <w:marRight w:val="0"/>
      <w:marTop w:val="0"/>
      <w:marBottom w:val="0"/>
      <w:divBdr>
        <w:top w:val="none" w:sz="0" w:space="0" w:color="auto"/>
        <w:left w:val="none" w:sz="0" w:space="0" w:color="auto"/>
        <w:bottom w:val="none" w:sz="0" w:space="0" w:color="auto"/>
        <w:right w:val="none" w:sz="0" w:space="0" w:color="auto"/>
      </w:divBdr>
    </w:div>
    <w:div w:id="2114978321">
      <w:bodyDiv w:val="1"/>
      <w:marLeft w:val="0"/>
      <w:marRight w:val="0"/>
      <w:marTop w:val="0"/>
      <w:marBottom w:val="0"/>
      <w:divBdr>
        <w:top w:val="none" w:sz="0" w:space="0" w:color="auto"/>
        <w:left w:val="none" w:sz="0" w:space="0" w:color="auto"/>
        <w:bottom w:val="none" w:sz="0" w:space="0" w:color="auto"/>
        <w:right w:val="none" w:sz="0" w:space="0" w:color="auto"/>
      </w:divBdr>
    </w:div>
    <w:div w:id="2132816371">
      <w:bodyDiv w:val="1"/>
      <w:marLeft w:val="0"/>
      <w:marRight w:val="0"/>
      <w:marTop w:val="0"/>
      <w:marBottom w:val="0"/>
      <w:divBdr>
        <w:top w:val="none" w:sz="0" w:space="0" w:color="auto"/>
        <w:left w:val="none" w:sz="0" w:space="0" w:color="auto"/>
        <w:bottom w:val="none" w:sz="0" w:space="0" w:color="auto"/>
        <w:right w:val="none" w:sz="0" w:space="0" w:color="auto"/>
      </w:divBdr>
      <w:divsChild>
        <w:div w:id="580994016">
          <w:marLeft w:val="0"/>
          <w:marRight w:val="0"/>
          <w:marTop w:val="450"/>
          <w:marBottom w:val="0"/>
          <w:divBdr>
            <w:top w:val="none" w:sz="0" w:space="0" w:color="auto"/>
            <w:left w:val="none" w:sz="0" w:space="0" w:color="auto"/>
            <w:bottom w:val="none" w:sz="0" w:space="0" w:color="auto"/>
            <w:right w:val="none" w:sz="0" w:space="0" w:color="auto"/>
          </w:divBdr>
        </w:div>
      </w:divsChild>
    </w:div>
    <w:div w:id="2146847340">
      <w:bodyDiv w:val="1"/>
      <w:marLeft w:val="0"/>
      <w:marRight w:val="0"/>
      <w:marTop w:val="0"/>
      <w:marBottom w:val="0"/>
      <w:divBdr>
        <w:top w:val="none" w:sz="0" w:space="0" w:color="auto"/>
        <w:left w:val="none" w:sz="0" w:space="0" w:color="auto"/>
        <w:bottom w:val="none" w:sz="0" w:space="0" w:color="auto"/>
        <w:right w:val="none" w:sz="0" w:space="0" w:color="auto"/>
      </w:divBdr>
      <w:divsChild>
        <w:div w:id="1880048025">
          <w:marLeft w:val="547"/>
          <w:marRight w:val="0"/>
          <w:marTop w:val="0"/>
          <w:marBottom w:val="0"/>
          <w:divBdr>
            <w:top w:val="none" w:sz="0" w:space="0" w:color="auto"/>
            <w:left w:val="none" w:sz="0" w:space="0" w:color="auto"/>
            <w:bottom w:val="none" w:sz="0" w:space="0" w:color="auto"/>
            <w:right w:val="none" w:sz="0" w:space="0" w:color="auto"/>
          </w:divBdr>
        </w:div>
        <w:div w:id="818376940">
          <w:marLeft w:val="547"/>
          <w:marRight w:val="0"/>
          <w:marTop w:val="0"/>
          <w:marBottom w:val="0"/>
          <w:divBdr>
            <w:top w:val="none" w:sz="0" w:space="0" w:color="auto"/>
            <w:left w:val="none" w:sz="0" w:space="0" w:color="auto"/>
            <w:bottom w:val="none" w:sz="0" w:space="0" w:color="auto"/>
            <w:right w:val="none" w:sz="0" w:space="0" w:color="auto"/>
          </w:divBdr>
        </w:div>
        <w:div w:id="22395698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42"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svg"/><Relationship Id="rId40"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svg"/><Relationship Id="rId30" Type="http://schemas.openxmlformats.org/officeDocument/2006/relationships/image" Target="media/image16.png"/><Relationship Id="rId35" Type="http://schemas.openxmlformats.org/officeDocument/2006/relationships/image" Target="media/image21.svg"/><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svg"/><Relationship Id="rId33" Type="http://schemas.openxmlformats.org/officeDocument/2006/relationships/image" Target="media/image19.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68BAFE5-DEA1-4CEA-A120-8F3B6EA3A2AB}">
  <we:reference id="6a7bd4f3-0563-43af-8c08-79110eebdff6" version="1.1.1.0" store="EXCatalog" storeType="EXCatalog"/>
  <we:alternateReferences>
    <we:reference id="WA104381155" version="1.1.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4D9DA7515280344B254F134076402E7" ma:contentTypeVersion="12" ma:contentTypeDescription="Create a new document." ma:contentTypeScope="" ma:versionID="540341b1e143a3a5413bd9e465f498a6">
  <xsd:schema xmlns:xsd="http://www.w3.org/2001/XMLSchema" xmlns:xs="http://www.w3.org/2001/XMLSchema" xmlns:p="http://schemas.microsoft.com/office/2006/metadata/properties" xmlns:ns2="f2490c4e-b945-46b9-aa5f-c72d09757989" xmlns:ns3="504df091-0c02-485c-8c1d-4256fd40c825" targetNamespace="http://schemas.microsoft.com/office/2006/metadata/properties" ma:root="true" ma:fieldsID="64bcca2c5b35c09b18f9e42fbef27f53" ns2:_="" ns3:_="">
    <xsd:import namespace="f2490c4e-b945-46b9-aa5f-c72d09757989"/>
    <xsd:import namespace="504df091-0c02-485c-8c1d-4256fd40c82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490c4e-b945-46b9-aa5f-c72d0975798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4df091-0c02-485c-8c1d-4256fd40c82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898062C-20FA-4743-9990-FD565EAAB042}">
  <ds:schemaRefs>
    <ds:schemaRef ds:uri="http://schemas.openxmlformats.org/officeDocument/2006/bibliography"/>
  </ds:schemaRefs>
</ds:datastoreItem>
</file>

<file path=customXml/itemProps2.xml><?xml version="1.0" encoding="utf-8"?>
<ds:datastoreItem xmlns:ds="http://schemas.openxmlformats.org/officeDocument/2006/customXml" ds:itemID="{31C7DC7E-8CB8-4D03-A78F-9A2CB11B0F6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7C8C62F-965D-4D7D-BCF3-7666D13C1B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490c4e-b945-46b9-aa5f-c72d09757989"/>
    <ds:schemaRef ds:uri="504df091-0c02-485c-8c1d-4256fd40c8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2A63D5B-C03D-4401-84EB-39B4920986D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4153</Words>
  <Characters>23673</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Cryer, Steve</dc:creator>
  <cp:keywords/>
  <dc:description/>
  <cp:lastModifiedBy>Ferdous, Md Sakib [C B E]</cp:lastModifiedBy>
  <cp:revision>2</cp:revision>
  <cp:lastPrinted>2022-09-14T20:09:00Z</cp:lastPrinted>
  <dcterms:created xsi:type="dcterms:W3CDTF">2023-08-25T05:25:00Z</dcterms:created>
  <dcterms:modified xsi:type="dcterms:W3CDTF">2023-08-25T05:25:00Z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0x01010074D9DA7515280344B254F134076402E7</vt:lpwstr>
  </property>
  <property fmtid="{D5CDD505-2E9C-101B-9397-08002B2CF9AE}" pid="3" name="MSIP_Label_0d28e344-bb15-459b-97fd-14fa06bc1052_Enabled">
    <vt:lpwstr>true</vt:lpwstr>
  </property>
  <property fmtid="{D5CDD505-2E9C-101B-9397-08002B2CF9AE}" pid="4" name="MSIP_Label_0d28e344-bb15-459b-97fd-14fa06bc1052_SetDate">
    <vt:lpwstr>2023-07-19T17:00:29Z</vt:lpwstr>
  </property>
  <property fmtid="{D5CDD505-2E9C-101B-9397-08002B2CF9AE}" pid="5" name="MSIP_Label_0d28e344-bb15-459b-97fd-14fa06bc1052_Method">
    <vt:lpwstr>Standard</vt:lpwstr>
  </property>
  <property fmtid="{D5CDD505-2E9C-101B-9397-08002B2CF9AE}" pid="6" name="MSIP_Label_0d28e344-bb15-459b-97fd-14fa06bc1052_Name">
    <vt:lpwstr>Not Protected (Internal Use)</vt:lpwstr>
  </property>
  <property fmtid="{D5CDD505-2E9C-101B-9397-08002B2CF9AE}" pid="7" name="MSIP_Label_0d28e344-bb15-459b-97fd-14fa06bc1052_SiteId">
    <vt:lpwstr>3e20ecb2-9cb0-4df1-ad7b-914e31dcdda4</vt:lpwstr>
  </property>
  <property fmtid="{D5CDD505-2E9C-101B-9397-08002B2CF9AE}" pid="8" name="MSIP_Label_0d28e344-bb15-459b-97fd-14fa06bc1052_ActionId">
    <vt:lpwstr>2801d950-51aa-4e1b-b8d7-d98830f0997f</vt:lpwstr>
  </property>
  <property fmtid="{D5CDD505-2E9C-101B-9397-08002B2CF9AE}" pid="9" name="MSIP_Label_0d28e344-bb15-459b-97fd-14fa06bc1052_ContentBits">
    <vt:lpwstr>2</vt:lpwstr>
  </property>
</Properties>
</file>